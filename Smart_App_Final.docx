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3F4C1" w14:textId="634206D5" w:rsidR="007C3450" w:rsidRDefault="007C3450" w:rsidP="007C3450">
      <w:pPr>
        <w:jc w:val="center"/>
        <w:rPr>
          <w:rFonts w:ascii="Times New Roman" w:hAnsi="Times New Roman" w:cs="Times New Roman"/>
          <w:sz w:val="32"/>
          <w:szCs w:val="24"/>
        </w:rPr>
      </w:pPr>
      <w:r>
        <w:rPr>
          <w:rFonts w:ascii="Times New Roman" w:hAnsi="Times New Roman" w:cs="Times New Roman"/>
          <w:sz w:val="32"/>
          <w:szCs w:val="24"/>
        </w:rPr>
        <w:t xml:space="preserve">Does </w:t>
      </w:r>
      <w:r w:rsidR="001B45E1">
        <w:rPr>
          <w:rFonts w:ascii="Times New Roman" w:hAnsi="Times New Roman" w:cs="Times New Roman"/>
          <w:sz w:val="32"/>
          <w:szCs w:val="24"/>
        </w:rPr>
        <w:t>R</w:t>
      </w:r>
      <w:r w:rsidRPr="005719F8">
        <w:rPr>
          <w:rFonts w:ascii="Times New Roman" w:hAnsi="Times New Roman" w:cs="Times New Roman"/>
          <w:sz w:val="32"/>
          <w:szCs w:val="24"/>
        </w:rPr>
        <w:t xml:space="preserve">eal-time </w:t>
      </w:r>
      <w:r w:rsidR="001B45E1">
        <w:rPr>
          <w:rFonts w:ascii="Times New Roman" w:hAnsi="Times New Roman" w:cs="Times New Roman"/>
          <w:sz w:val="32"/>
          <w:szCs w:val="24"/>
        </w:rPr>
        <w:t>T</w:t>
      </w:r>
      <w:r w:rsidRPr="005719F8">
        <w:rPr>
          <w:rFonts w:ascii="Times New Roman" w:hAnsi="Times New Roman" w:cs="Times New Roman"/>
          <w:sz w:val="32"/>
          <w:szCs w:val="24"/>
        </w:rPr>
        <w:t xml:space="preserve">ransit </w:t>
      </w:r>
      <w:r w:rsidR="001B45E1">
        <w:rPr>
          <w:rFonts w:ascii="Times New Roman" w:hAnsi="Times New Roman" w:cs="Times New Roman"/>
          <w:sz w:val="32"/>
          <w:szCs w:val="24"/>
        </w:rPr>
        <w:t>I</w:t>
      </w:r>
      <w:r>
        <w:rPr>
          <w:rFonts w:ascii="Times New Roman" w:hAnsi="Times New Roman" w:cs="Times New Roman"/>
          <w:sz w:val="32"/>
          <w:szCs w:val="24"/>
        </w:rPr>
        <w:t xml:space="preserve">nformation </w:t>
      </w:r>
      <w:r w:rsidR="001B45E1">
        <w:rPr>
          <w:rFonts w:ascii="Times New Roman" w:hAnsi="Times New Roman" w:cs="Times New Roman"/>
          <w:sz w:val="32"/>
          <w:szCs w:val="24"/>
        </w:rPr>
        <w:t>R</w:t>
      </w:r>
      <w:r>
        <w:rPr>
          <w:rFonts w:ascii="Times New Roman" w:hAnsi="Times New Roman" w:cs="Times New Roman"/>
          <w:sz w:val="32"/>
          <w:szCs w:val="24"/>
        </w:rPr>
        <w:t xml:space="preserve">educe </w:t>
      </w:r>
      <w:r w:rsidR="001B45E1">
        <w:rPr>
          <w:rFonts w:ascii="Times New Roman" w:hAnsi="Times New Roman" w:cs="Times New Roman"/>
          <w:sz w:val="32"/>
          <w:szCs w:val="24"/>
        </w:rPr>
        <w:t>W</w:t>
      </w:r>
      <w:r>
        <w:rPr>
          <w:rFonts w:ascii="Times New Roman" w:hAnsi="Times New Roman" w:cs="Times New Roman"/>
          <w:sz w:val="32"/>
          <w:szCs w:val="24"/>
        </w:rPr>
        <w:t xml:space="preserve">aiting </w:t>
      </w:r>
      <w:r w:rsidR="001B45E1">
        <w:rPr>
          <w:rFonts w:ascii="Times New Roman" w:hAnsi="Times New Roman" w:cs="Times New Roman"/>
          <w:sz w:val="32"/>
          <w:szCs w:val="24"/>
        </w:rPr>
        <w:t>T</w:t>
      </w:r>
      <w:r>
        <w:rPr>
          <w:rFonts w:ascii="Times New Roman" w:hAnsi="Times New Roman" w:cs="Times New Roman"/>
          <w:sz w:val="32"/>
          <w:szCs w:val="24"/>
        </w:rPr>
        <w:t>ime</w:t>
      </w:r>
      <w:r w:rsidRPr="005719F8">
        <w:rPr>
          <w:rFonts w:ascii="Times New Roman" w:hAnsi="Times New Roman" w:cs="Times New Roman"/>
          <w:sz w:val="32"/>
          <w:szCs w:val="24"/>
        </w:rPr>
        <w:t>?</w:t>
      </w:r>
      <w:r>
        <w:rPr>
          <w:rFonts w:ascii="Times New Roman" w:hAnsi="Times New Roman" w:cs="Times New Roman"/>
          <w:sz w:val="32"/>
          <w:szCs w:val="24"/>
        </w:rPr>
        <w:t xml:space="preserve"> An </w:t>
      </w:r>
      <w:r w:rsidR="001B45E1">
        <w:rPr>
          <w:rFonts w:ascii="Times New Roman" w:hAnsi="Times New Roman" w:cs="Times New Roman"/>
          <w:sz w:val="32"/>
          <w:szCs w:val="24"/>
        </w:rPr>
        <w:t>E</w:t>
      </w:r>
      <w:r>
        <w:rPr>
          <w:rFonts w:ascii="Times New Roman" w:hAnsi="Times New Roman" w:cs="Times New Roman"/>
          <w:sz w:val="32"/>
          <w:szCs w:val="24"/>
        </w:rPr>
        <w:t xml:space="preserve">mpirical </w:t>
      </w:r>
      <w:r w:rsidR="001B45E1">
        <w:rPr>
          <w:rFonts w:ascii="Times New Roman" w:hAnsi="Times New Roman" w:cs="Times New Roman"/>
          <w:sz w:val="32"/>
          <w:szCs w:val="24"/>
        </w:rPr>
        <w:t>A</w:t>
      </w:r>
      <w:r>
        <w:rPr>
          <w:rFonts w:ascii="Times New Roman" w:hAnsi="Times New Roman" w:cs="Times New Roman"/>
          <w:sz w:val="32"/>
          <w:szCs w:val="24"/>
        </w:rPr>
        <w:t>nalysis</w:t>
      </w:r>
    </w:p>
    <w:p w14:paraId="0CE14E75" w14:textId="77777777" w:rsidR="007C3450" w:rsidRDefault="007C3450" w:rsidP="007C3450">
      <w:pPr>
        <w:jc w:val="center"/>
        <w:rPr>
          <w:rFonts w:ascii="Times New Roman" w:hAnsi="Times New Roman" w:cs="Times New Roman"/>
          <w:sz w:val="28"/>
          <w:szCs w:val="24"/>
          <w:vertAlign w:val="superscript"/>
        </w:rPr>
      </w:pPr>
      <w:r w:rsidRPr="00150008">
        <w:rPr>
          <w:rFonts w:ascii="Times New Roman" w:hAnsi="Times New Roman" w:cs="Times New Roman"/>
          <w:sz w:val="28"/>
          <w:szCs w:val="24"/>
        </w:rPr>
        <w:t>Luyu Liu</w:t>
      </w:r>
      <w:r>
        <w:rPr>
          <w:rFonts w:ascii="Times New Roman" w:hAnsi="Times New Roman" w:cs="Times New Roman"/>
          <w:sz w:val="28"/>
          <w:szCs w:val="24"/>
          <w:vertAlign w:val="superscript"/>
        </w:rPr>
        <w:t>a,b</w:t>
      </w:r>
      <w:r>
        <w:rPr>
          <w:rFonts w:ascii="Times New Roman" w:hAnsi="Times New Roman" w:cs="Times New Roman"/>
          <w:sz w:val="28"/>
          <w:szCs w:val="24"/>
        </w:rPr>
        <w:t xml:space="preserve"> and Harvey J. Miller</w:t>
      </w:r>
      <w:r>
        <w:rPr>
          <w:rFonts w:ascii="Times New Roman" w:hAnsi="Times New Roman" w:cs="Times New Roman"/>
          <w:sz w:val="28"/>
          <w:szCs w:val="24"/>
          <w:vertAlign w:val="superscript"/>
        </w:rPr>
        <w:t>a,b,*</w:t>
      </w:r>
      <w:r w:rsidRPr="00351FFE">
        <w:rPr>
          <w:rStyle w:val="FootnoteReference"/>
          <w:rFonts w:ascii="Times New Roman" w:hAnsi="Times New Roman" w:cs="Times New Roman"/>
          <w:color w:val="FFFFFF" w:themeColor="background1"/>
          <w:sz w:val="28"/>
          <w:szCs w:val="24"/>
        </w:rPr>
        <w:footnoteReference w:id="1"/>
      </w:r>
    </w:p>
    <w:p w14:paraId="3A8B96C7" w14:textId="77777777" w:rsidR="007C3450" w:rsidRPr="00351FFE" w:rsidRDefault="007C3450" w:rsidP="007C3450">
      <w:pPr>
        <w:jc w:val="center"/>
        <w:rPr>
          <w:rFonts w:ascii="Times New Roman" w:hAnsi="Times New Roman" w:cs="Times New Roman"/>
          <w:sz w:val="24"/>
          <w:vertAlign w:val="superscript"/>
        </w:rPr>
      </w:pPr>
    </w:p>
    <w:p w14:paraId="18241F15"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a </w:t>
      </w:r>
      <w:r w:rsidRPr="00351FFE">
        <w:rPr>
          <w:rFonts w:ascii="Times New Roman" w:hAnsi="Times New Roman" w:cs="Times New Roman"/>
          <w:szCs w:val="20"/>
        </w:rPr>
        <w:t>Department of Geography, Ohio State University</w:t>
      </w:r>
      <w:r>
        <w:rPr>
          <w:rFonts w:ascii="Times New Roman" w:hAnsi="Times New Roman" w:cs="Times New Roman"/>
          <w:szCs w:val="20"/>
        </w:rPr>
        <w:t xml:space="preserve">, </w:t>
      </w:r>
      <w:r w:rsidRPr="00351FFE">
        <w:rPr>
          <w:rFonts w:ascii="Times New Roman" w:hAnsi="Times New Roman" w:cs="Times New Roman"/>
          <w:szCs w:val="20"/>
        </w:rPr>
        <w:t>Columbus, O</w:t>
      </w:r>
      <w:r>
        <w:rPr>
          <w:rFonts w:ascii="Times New Roman" w:hAnsi="Times New Roman" w:cs="Times New Roman"/>
          <w:szCs w:val="20"/>
        </w:rPr>
        <w:t>hio, USA</w:t>
      </w:r>
      <w:r w:rsidRPr="00351FFE">
        <w:rPr>
          <w:rFonts w:ascii="Times New Roman" w:hAnsi="Times New Roman" w:cs="Times New Roman"/>
          <w:szCs w:val="20"/>
        </w:rPr>
        <w:t xml:space="preserve">; </w:t>
      </w:r>
    </w:p>
    <w:p w14:paraId="3CC92F10" w14:textId="77777777" w:rsidR="007C3450" w:rsidRPr="00351FFE" w:rsidRDefault="007C3450" w:rsidP="007C3450">
      <w:pPr>
        <w:rPr>
          <w:rFonts w:ascii="Times New Roman" w:hAnsi="Times New Roman" w:cs="Times New Roman"/>
          <w:szCs w:val="20"/>
        </w:rPr>
      </w:pPr>
      <w:r w:rsidRPr="00351FFE">
        <w:rPr>
          <w:rFonts w:ascii="Times New Roman" w:hAnsi="Times New Roman" w:cs="Times New Roman"/>
          <w:szCs w:val="20"/>
          <w:vertAlign w:val="superscript"/>
        </w:rPr>
        <w:t xml:space="preserve">b </w:t>
      </w:r>
      <w:r w:rsidRPr="00351FFE">
        <w:rPr>
          <w:rFonts w:ascii="Times New Roman" w:hAnsi="Times New Roman" w:cs="Times New Roman"/>
          <w:szCs w:val="20"/>
        </w:rPr>
        <w:t>Center for Urban and Regional Analysis, Ohio State University</w:t>
      </w:r>
      <w:r>
        <w:rPr>
          <w:rFonts w:ascii="Times New Roman" w:hAnsi="Times New Roman" w:cs="Times New Roman"/>
          <w:szCs w:val="20"/>
        </w:rPr>
        <w:t xml:space="preserve">, </w:t>
      </w:r>
      <w:r w:rsidRPr="009B0F84">
        <w:rPr>
          <w:rFonts w:ascii="Times New Roman" w:hAnsi="Times New Roman" w:cs="Times New Roman"/>
          <w:szCs w:val="20"/>
        </w:rPr>
        <w:t>Columbus, O</w:t>
      </w:r>
      <w:r>
        <w:rPr>
          <w:rFonts w:ascii="Times New Roman" w:hAnsi="Times New Roman" w:cs="Times New Roman"/>
          <w:szCs w:val="20"/>
        </w:rPr>
        <w:t>hio, USA.</w:t>
      </w:r>
    </w:p>
    <w:p w14:paraId="0D1F48C4" w14:textId="77777777" w:rsidR="007C3450" w:rsidRDefault="007C3450" w:rsidP="007C3450">
      <w:pPr>
        <w:rPr>
          <w:rFonts w:ascii="Times New Roman" w:hAnsi="Times New Roman" w:cs="Times New Roman"/>
          <w:b/>
          <w:sz w:val="24"/>
          <w:szCs w:val="24"/>
        </w:rPr>
      </w:pPr>
    </w:p>
    <w:p w14:paraId="0437336A" w14:textId="77777777" w:rsidR="007C3450" w:rsidRPr="00B46565" w:rsidRDefault="007C3450" w:rsidP="007C3450">
      <w:pPr>
        <w:rPr>
          <w:rFonts w:ascii="Times New Roman" w:hAnsi="Times New Roman" w:cs="Times New Roman"/>
          <w:b/>
          <w:sz w:val="24"/>
          <w:szCs w:val="24"/>
        </w:rPr>
      </w:pPr>
      <w:r w:rsidRPr="00B46565">
        <w:rPr>
          <w:rFonts w:ascii="Times New Roman" w:hAnsi="Times New Roman" w:cs="Times New Roman"/>
          <w:b/>
          <w:sz w:val="24"/>
          <w:szCs w:val="24"/>
        </w:rPr>
        <w:t>Abstract:</w:t>
      </w:r>
    </w:p>
    <w:p w14:paraId="54BC236D" w14:textId="2F420687" w:rsidR="007C3450" w:rsidRPr="00EA0C72" w:rsidRDefault="007C3450" w:rsidP="007C3450">
      <w:pPr>
        <w:jc w:val="both"/>
        <w:rPr>
          <w:rFonts w:ascii="Times New Roman" w:hAnsi="Times New Roman" w:cs="Times New Roman"/>
          <w:sz w:val="24"/>
          <w:szCs w:val="24"/>
        </w:rPr>
      </w:pPr>
      <w:r>
        <w:rPr>
          <w:rFonts w:ascii="Times New Roman" w:hAnsi="Times New Roman" w:cs="Times New Roman"/>
          <w:sz w:val="24"/>
          <w:szCs w:val="24"/>
        </w:rPr>
        <w:t>A claimed benefit of r</w:t>
      </w:r>
      <w:r>
        <w:rPr>
          <w:rFonts w:ascii="Times New Roman" w:hAnsi="Times New Roman" w:cs="Times New Roman" w:hint="eastAsia"/>
          <w:sz w:val="24"/>
          <w:szCs w:val="24"/>
        </w:rPr>
        <w:t>eal-</w:t>
      </w:r>
      <w:r>
        <w:rPr>
          <w:rFonts w:ascii="Times New Roman" w:hAnsi="Times New Roman" w:cs="Times New Roman"/>
          <w:sz w:val="24"/>
          <w:szCs w:val="24"/>
        </w:rPr>
        <w:t xml:space="preserve">time information (RTI) apps in public transit systems is the reduction of waiting times by allowing passengers to appropriately time their arrivals </w:t>
      </w:r>
      <w:r w:rsidRPr="009D4C36">
        <w:rPr>
          <w:rFonts w:ascii="Times New Roman" w:hAnsi="Times New Roman" w:cs="Times New Roman"/>
          <w:sz w:val="24"/>
          <w:szCs w:val="24"/>
        </w:rPr>
        <w:t xml:space="preserve">at </w:t>
      </w:r>
      <w:r>
        <w:rPr>
          <w:rFonts w:ascii="Times New Roman" w:hAnsi="Times New Roman" w:cs="Times New Roman"/>
          <w:sz w:val="24"/>
          <w:szCs w:val="24"/>
        </w:rPr>
        <w:t xml:space="preserve">transit </w:t>
      </w:r>
      <w:r w:rsidRPr="009D4C36">
        <w:rPr>
          <w:rFonts w:ascii="Times New Roman" w:hAnsi="Times New Roman" w:cs="Times New Roman"/>
          <w:sz w:val="24"/>
          <w:szCs w:val="24"/>
        </w:rPr>
        <w:t>stops</w:t>
      </w:r>
      <w:r>
        <w:rPr>
          <w:rFonts w:ascii="Times New Roman" w:hAnsi="Times New Roman" w:cs="Times New Roman"/>
          <w:sz w:val="24"/>
          <w:szCs w:val="24"/>
        </w:rPr>
        <w:t xml:space="preserve">. Although previous research investigated the overall impact of RTI on waiting time, few studies examine the mechanisms underlying these claims, and variations in its effectiveness over time and space. In this paper, we theorize and validate the sources of RTI-based users’ waiting time penalties: </w:t>
      </w:r>
      <w:r w:rsidRPr="00351DC4">
        <w:rPr>
          <w:rFonts w:ascii="Times New Roman" w:hAnsi="Times New Roman" w:cs="Times New Roman"/>
          <w:i/>
          <w:sz w:val="24"/>
          <w:szCs w:val="24"/>
        </w:rPr>
        <w:t>reclaimed delay</w:t>
      </w:r>
      <w:r>
        <w:rPr>
          <w:rFonts w:ascii="Times New Roman" w:hAnsi="Times New Roman" w:cs="Times New Roman"/>
          <w:sz w:val="24"/>
          <w:szCs w:val="24"/>
        </w:rPr>
        <w:t xml:space="preserve"> (bus drivers compensating for being behind schedule) and </w:t>
      </w:r>
      <w:r w:rsidRPr="00351DC4">
        <w:rPr>
          <w:rFonts w:ascii="Times New Roman" w:hAnsi="Times New Roman" w:cs="Times New Roman"/>
          <w:i/>
          <w:sz w:val="24"/>
          <w:szCs w:val="24"/>
        </w:rPr>
        <w:t>discontinuity delay</w:t>
      </w:r>
      <w:r>
        <w:rPr>
          <w:rFonts w:ascii="Times New Roman" w:hAnsi="Times New Roman" w:cs="Times New Roman"/>
          <w:sz w:val="24"/>
          <w:szCs w:val="24"/>
        </w:rPr>
        <w:t xml:space="preserve"> (an artifact of the update frequency of RTI). </w:t>
      </w:r>
      <w:bookmarkStart w:id="0" w:name="_Hlk44427117"/>
      <w:r>
        <w:rPr>
          <w:rFonts w:ascii="Times New Roman" w:hAnsi="Times New Roman" w:cs="Times New Roman"/>
          <w:sz w:val="24"/>
          <w:szCs w:val="24"/>
        </w:rPr>
        <w:t xml:space="preserve">We compare two RTI-based strategies – the greedy strategy used by popular trip planning apps and a prudent strategy with an insurance buffer – with non-RTI benchmarks of arbitrary arrival and following the schedule. </w:t>
      </w:r>
      <w:bookmarkEnd w:id="0"/>
      <w:r>
        <w:rPr>
          <w:rFonts w:ascii="Times New Roman" w:hAnsi="Times New Roman" w:cs="Times New Roman"/>
          <w:sz w:val="24"/>
          <w:szCs w:val="24"/>
        </w:rPr>
        <w:t xml:space="preserve">Using real-time bus location data from a medium-sized US city, we calculate the empirical waiting times and risk of missing a bus for each trip planning strategy. </w:t>
      </w:r>
      <w:r w:rsidRPr="003803CA">
        <w:rPr>
          <w:rFonts w:ascii="Times New Roman" w:hAnsi="Times New Roman" w:cs="Times New Roman"/>
          <w:sz w:val="24"/>
          <w:szCs w:val="24"/>
        </w:rPr>
        <w:t xml:space="preserve">We find that the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performs roughly the same as </w:t>
      </w:r>
      <w:r>
        <w:rPr>
          <w:rFonts w:ascii="Times New Roman" w:hAnsi="Times New Roman" w:cs="Times New Roman"/>
          <w:sz w:val="24"/>
          <w:szCs w:val="24"/>
        </w:rPr>
        <w:t xml:space="preserve">the </w:t>
      </w:r>
      <w:r w:rsidRPr="003803CA">
        <w:rPr>
          <w:rFonts w:ascii="Times New Roman" w:hAnsi="Times New Roman" w:cs="Times New Roman"/>
          <w:sz w:val="24"/>
          <w:szCs w:val="24"/>
        </w:rPr>
        <w:t>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 xml:space="preserve">that does not use RTI. </w:t>
      </w:r>
      <w:r>
        <w:rPr>
          <w:rFonts w:ascii="Times New Roman" w:hAnsi="Times New Roman" w:cs="Times New Roman"/>
          <w:sz w:val="24"/>
          <w:szCs w:val="24"/>
        </w:rPr>
        <w:t xml:space="preserve">However, relative performance varies over time and space. </w:t>
      </w:r>
      <w:r w:rsidRPr="003803CA">
        <w:rPr>
          <w:rFonts w:ascii="Times New Roman" w:hAnsi="Times New Roman" w:cs="Times New Roman"/>
          <w:sz w:val="24"/>
          <w:szCs w:val="24"/>
        </w:rPr>
        <w:t xml:space="preserve">Moreover, the greedy tactic </w:t>
      </w:r>
      <w:r>
        <w:rPr>
          <w:rFonts w:ascii="Times New Roman" w:hAnsi="Times New Roman" w:cs="Times New Roman"/>
          <w:sz w:val="24"/>
          <w:szCs w:val="24"/>
        </w:rPr>
        <w:t xml:space="preserve">in common transit apps </w:t>
      </w:r>
      <w:r w:rsidRPr="003803CA">
        <w:rPr>
          <w:rFonts w:ascii="Times New Roman" w:hAnsi="Times New Roman" w:cs="Times New Roman"/>
          <w:sz w:val="24"/>
          <w:szCs w:val="24"/>
        </w:rPr>
        <w:t>is the worst strategy, even worse than showing up at a bus stop arbitrarily.</w:t>
      </w:r>
      <w:r>
        <w:rPr>
          <w:rFonts w:ascii="Times New Roman" w:hAnsi="Times New Roman" w:cs="Times New Roman"/>
          <w:sz w:val="24"/>
          <w:szCs w:val="24"/>
        </w:rPr>
        <w:t xml:space="preserve"> </w:t>
      </w:r>
      <w:r w:rsidRPr="003803CA">
        <w:rPr>
          <w:rFonts w:ascii="Times New Roman" w:hAnsi="Times New Roman" w:cs="Times New Roman"/>
          <w:sz w:val="24"/>
          <w:szCs w:val="24"/>
        </w:rPr>
        <w:t>Th</w:t>
      </w:r>
      <w:r>
        <w:rPr>
          <w:rFonts w:ascii="Times New Roman" w:hAnsi="Times New Roman" w:cs="Times New Roman"/>
          <w:sz w:val="24"/>
          <w:szCs w:val="24"/>
        </w:rPr>
        <w:t>ese results suggest limitations on claims that RTI reduces public transit waiting times.</w:t>
      </w:r>
      <w:r w:rsidR="000364A2" w:rsidRPr="00EA0C72">
        <w:rPr>
          <w:rFonts w:ascii="Times New Roman" w:hAnsi="Times New Roman" w:cs="Times New Roman"/>
          <w:sz w:val="24"/>
          <w:szCs w:val="24"/>
        </w:rPr>
        <w:t xml:space="preserve"> </w:t>
      </w:r>
    </w:p>
    <w:p w14:paraId="50A7F619" w14:textId="77777777" w:rsidR="007C3450" w:rsidRPr="00EA0C72" w:rsidRDefault="007C3450" w:rsidP="007C3450">
      <w:pPr>
        <w:rPr>
          <w:rFonts w:ascii="Times New Roman" w:hAnsi="Times New Roman" w:cs="Times New Roman"/>
          <w:sz w:val="24"/>
          <w:szCs w:val="24"/>
        </w:rPr>
      </w:pPr>
    </w:p>
    <w:p w14:paraId="5698ED54" w14:textId="77777777" w:rsidR="007C3450" w:rsidRDefault="007C3450" w:rsidP="007C3450">
      <w:pPr>
        <w:rPr>
          <w:rFonts w:ascii="Times New Roman" w:hAnsi="Times New Roman" w:cs="Times New Roman"/>
          <w:sz w:val="24"/>
          <w:szCs w:val="24"/>
        </w:rPr>
      </w:pPr>
      <w:r w:rsidRPr="00B46565">
        <w:rPr>
          <w:rFonts w:ascii="Times New Roman" w:hAnsi="Times New Roman" w:cs="Times New Roman"/>
          <w:b/>
          <w:sz w:val="24"/>
          <w:szCs w:val="24"/>
        </w:rPr>
        <w:t>Keywords:</w:t>
      </w:r>
      <w:r w:rsidRPr="00EA0C72">
        <w:rPr>
          <w:rFonts w:ascii="Times New Roman" w:hAnsi="Times New Roman" w:cs="Times New Roman"/>
          <w:sz w:val="24"/>
          <w:szCs w:val="24"/>
        </w:rPr>
        <w:t xml:space="preserve"> </w:t>
      </w:r>
      <w:r>
        <w:rPr>
          <w:rFonts w:ascii="Times New Roman" w:hAnsi="Times New Roman" w:cs="Times New Roman"/>
          <w:sz w:val="24"/>
          <w:szCs w:val="24"/>
        </w:rPr>
        <w:t>Public transit; Real-time information; Mobile apps.</w:t>
      </w:r>
    </w:p>
    <w:p w14:paraId="43D59DF6" w14:textId="77777777" w:rsidR="007C3450" w:rsidRPr="00EA0C72" w:rsidRDefault="007C3450" w:rsidP="007C3450">
      <w:pPr>
        <w:rPr>
          <w:rFonts w:ascii="Times New Roman" w:hAnsi="Times New Roman" w:cs="Times New Roman"/>
          <w:sz w:val="24"/>
          <w:szCs w:val="24"/>
        </w:rPr>
      </w:pPr>
    </w:p>
    <w:p w14:paraId="7519B62A" w14:textId="77777777" w:rsidR="007C3450" w:rsidRPr="005719F8" w:rsidRDefault="007C3450" w:rsidP="007C3450">
      <w:pPr>
        <w:pStyle w:val="ListParagraph"/>
        <w:numPr>
          <w:ilvl w:val="0"/>
          <w:numId w:val="5"/>
        </w:numPr>
        <w:rPr>
          <w:rFonts w:ascii="Times New Roman" w:hAnsi="Times New Roman" w:cs="Times New Roman"/>
          <w:b/>
          <w:sz w:val="24"/>
          <w:szCs w:val="24"/>
          <w:u w:val="single"/>
        </w:rPr>
      </w:pPr>
      <w:r w:rsidRPr="005719F8">
        <w:rPr>
          <w:rFonts w:ascii="Times New Roman" w:hAnsi="Times New Roman" w:cs="Times New Roman"/>
          <w:b/>
          <w:sz w:val="24"/>
          <w:szCs w:val="24"/>
          <w:u w:val="single"/>
        </w:rPr>
        <w:t>Introduction</w:t>
      </w:r>
    </w:p>
    <w:p w14:paraId="766E544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Capabilities for collecting and sharing real-time information about transportation systems is changing how people navigate and travel through cities. Apps and services such as Google Traffic, INRIX and Waze provide departure time and route suggestions for automobile-based travel based on current and predicted traffic and travel times, allowing users to avoid traffic congestion, minimize travel time and arrive on-time more frequently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{"citationItems":[{"id":"ITEM-1","itemData":{"DOI":"10.1109/ITSC.2018.8569758","ISBN":"9781728103235","abstract":"© 2018 IEEE. This article is focused on measuring the impact of navigational apps on road traffic patterns. We first define the marginal regret, which characterizes the difference between the travel time experienced on the most optimal path and the path of interest between the same origin destination pair. We then introduce a new metric, the average marginal regret, which is the average of marginal regret, taken over all possible OD pairs in the network. We evaluate the average marginal regret in simulations with varying proportions of app and non-app users (information vs. no information) using the microsimulation software Aimsun. We conduct experiments on a benchmark network as well as a calibrated corridor model of the I-210 in Los Angeles for which OD demand data is gathered from several sensing sources as well as actual signal timing plans. In both cases (i.e. the benchmark and I-210) experiments demonstrate that the use of apps leads to a system-wide convergence towards Nash equilibrium.","author":[{"dropping-particle":"","family":"Cabannes","given":"Theophile","non-dropping-particle":"","parse-names":false,"suffix":""},{"dropping-particle":"","family":"Shyu","given":"Frank","non-dropping-particle":"","parse-names":false,"suffix":""},{"dropping-particle":"","family":"Porter","given":"Emily","non-dropping-particle":"","parse-names":false,"suffix":""},{"dropping-particle":"","family":"Yao","given":"Shuai","non-dropping-particle":"","parse-names":false,"suffix":""},{"dropping-particle":"","family":"Wang","given":"Yexin","non-dropping-particle":"","parse-names":false,"suffix":""},{"dropping-particle":"","family":"Sangiovanni Vincentelli","given":"Marco Antonio","non-dropping-particle":"","parse-names":false,"suffix":""},{"dropping-particle":"","family":"Hinardi","given":"Stefanus","non-dropping-particle":"","parse-names":false,"suffix":""},{"dropping-particle":"","family":"Zhao","given":"Michael","non-dropping-particle":"","parse-names":false,"suffix":""},{"dropping-particle":"","family":"Bayen","given":"Alexandre M.","non-dropping-particle":"","parse-names":false,"suffix":""}],"container-title":"IEEE Conference on Intelligent Transportation Systems, Proceedings, ITSC","id":"ITEM-1","issued":{"date-parts":[["2018"]]},"page":"2589-2594","publisher":"IEEE","title":"Measuring regret in routing: assessing the impact of increased app usage","type":"paper-conference","volume":"2018-Novem"},"uris":["http://www.mendeley.com/documents/?uuid=af2051fc-3b07-4f0e-a10b-6544b4443b29"]}],"mendeley":{"formattedCitation":"(Cabannes et al. 2018)","plainTextFormattedCitation":"(Cabannes et al. 2018)","previouslyFormattedCitation":"(Cabannes et al. 2018)"},"properties":{"noteIndex":0},"schema":"https://github.com/citation-style-language/schema/raw/master/csl-citation.json"}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(Cabannes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Correspondingly, </w:t>
      </w:r>
      <w:r>
        <w:rPr>
          <w:rFonts w:ascii="Times New Roman" w:hAnsi="Times New Roman" w:cs="Times New Roman"/>
          <w:sz w:val="24"/>
          <w:szCs w:val="24"/>
        </w:rPr>
        <w:lastRenderedPageBreak/>
        <w:t xml:space="preserve">many public transit agencies are sharing schedule and real-time vehicle location data to enable navigation apps that make public transit more convivial and useful to users. </w:t>
      </w:r>
    </w:p>
    <w:p w14:paraId="01A32A24" w14:textId="046A2D9C" w:rsidR="007C3450" w:rsidRPr="008C77AC"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Public transit navigation </w:t>
      </w:r>
      <w:r w:rsidRPr="0086659E">
        <w:rPr>
          <w:rFonts w:ascii="Times New Roman" w:hAnsi="Times New Roman" w:cs="Times New Roman"/>
          <w:sz w:val="24"/>
          <w:szCs w:val="24"/>
        </w:rPr>
        <w:t xml:space="preserve">apps </w:t>
      </w:r>
      <w:r>
        <w:rPr>
          <w:rFonts w:ascii="Times New Roman" w:hAnsi="Times New Roman" w:cs="Times New Roman"/>
          <w:sz w:val="24"/>
          <w:szCs w:val="24"/>
        </w:rPr>
        <w:t xml:space="preserve">allow users to discover and navigate public transit systems with complex routes and schedules </w:t>
      </w:r>
      <w:r w:rsidRPr="00181F7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{"citationItems":[{"id":"ITEM-1","itemData":{"abstract":"Car Sharing; Ride Sharing; Transportation Technology","author":[{"dropping-particle":"","family":"Dutzik","given":"Tony","non-dropping-particle":"","parse-names":false,"suffix":""},{"dropping-particle":"","family":"Madsen","given":"Travis","non-dropping-particle":"","parse-names":false,"suffix":""},{"dropping-particle":"","family":"Baxandall","given":"Phineas","non-dropping-particle":"","parse-names":false,"suffix":""}],"id":"ITEM-1","issue":"Fall","issued":{"date-parts":[["2013"]]},"page":"54","title":"A new way to go: the transportation apps and vehicle-sharing tools that are giving more Americans the freedom to drive less","type":"article-journal"},"uris":["http://www.mendeley.com/documents/?uuid=e6d50c64-713a-4463-9650-a5af878c649d"]}],"mendeley":{"formattedCitation":"(Dutzik, Madsen, and Baxandall 2013)","plainTextFormattedCitation":"(Dutzik, Madsen, and Baxandall 2013)","previouslyFormattedCitation":"(Dutzik, Madsen, and Baxandall 2013)"},"properties":{"noteIndex":0},"schema":"https://github.com/citation-style-language/schema/raw/master/csl-citation.json"}</w:instrText>
      </w:r>
      <w:r w:rsidRPr="00181F7B">
        <w:rPr>
          <w:rFonts w:ascii="Times New Roman" w:hAnsi="Times New Roman" w:cs="Times New Roman"/>
          <w:sz w:val="24"/>
          <w:szCs w:val="24"/>
        </w:rPr>
        <w:fldChar w:fldCharType="separate"/>
      </w:r>
      <w:r w:rsidRPr="005A464A">
        <w:rPr>
          <w:rFonts w:ascii="Times New Roman" w:hAnsi="Times New Roman" w:cs="Times New Roman"/>
          <w:noProof/>
          <w:sz w:val="24"/>
          <w:szCs w:val="24"/>
        </w:rPr>
        <w:t>(Dutzik, Madsen, and Baxandall 2013)</w:t>
      </w:r>
      <w:r w:rsidRPr="00181F7B">
        <w:rPr>
          <w:rFonts w:ascii="Times New Roman" w:hAnsi="Times New Roman" w:cs="Times New Roman"/>
          <w:sz w:val="24"/>
          <w:szCs w:val="24"/>
        </w:rPr>
        <w:fldChar w:fldCharType="end"/>
      </w:r>
      <w:r>
        <w:rPr>
          <w:rFonts w:ascii="Times New Roman" w:hAnsi="Times New Roman" w:cs="Times New Roman"/>
          <w:sz w:val="24"/>
          <w:szCs w:val="24"/>
        </w:rPr>
        <w:t>. Public transit a</w:t>
      </w:r>
      <w:r w:rsidRPr="006E0EAE">
        <w:rPr>
          <w:rFonts w:ascii="Times New Roman" w:hAnsi="Times New Roman" w:cs="Times New Roman"/>
          <w:sz w:val="24"/>
          <w:szCs w:val="24"/>
        </w:rPr>
        <w:t xml:space="preserve">pps often provide real-time information (RTI) on vehicle locations and </w:t>
      </w:r>
      <w:r>
        <w:rPr>
          <w:rFonts w:ascii="Times New Roman" w:hAnsi="Times New Roman" w:cs="Times New Roman"/>
          <w:sz w:val="24"/>
          <w:szCs w:val="24"/>
        </w:rPr>
        <w:t>arrival times to make the system feel more convivial to users</w:t>
      </w:r>
      <w:r w:rsidRPr="003E62F4">
        <w:rPr>
          <w:rFonts w:ascii="Times New Roman" w:hAnsi="Times New Roman" w:cs="Times New Roman"/>
          <w:sz w:val="24"/>
          <w:szCs w:val="24"/>
        </w:rPr>
        <w:t>.</w:t>
      </w:r>
      <w:r>
        <w:rPr>
          <w:rFonts w:ascii="Times New Roman" w:hAnsi="Times New Roman" w:cs="Times New Roman"/>
          <w:sz w:val="24"/>
          <w:szCs w:val="24"/>
        </w:rPr>
        <w:t xml:space="preserve"> RTI can help users </w:t>
      </w:r>
      <w:r w:rsidRPr="0086659E">
        <w:rPr>
          <w:rFonts w:ascii="Times New Roman" w:hAnsi="Times New Roman" w:cs="Times New Roman"/>
          <w:sz w:val="24"/>
          <w:szCs w:val="24"/>
        </w:rPr>
        <w:t>reduce the amount of time they must wait for public transit at stops</w:t>
      </w:r>
      <w:r>
        <w:rPr>
          <w:rFonts w:ascii="Times New Roman" w:hAnsi="Times New Roman" w:cs="Times New Roman"/>
          <w:sz w:val="24"/>
          <w:szCs w:val="24"/>
        </w:rPr>
        <w:t xml:space="preserve">; this is crucial since </w:t>
      </w:r>
      <w:r w:rsidRPr="0086659E">
        <w:rPr>
          <w:rFonts w:ascii="Times New Roman" w:hAnsi="Times New Roman" w:cs="Times New Roman"/>
          <w:sz w:val="24"/>
          <w:szCs w:val="24"/>
        </w:rPr>
        <w:t>wait</w:t>
      </w:r>
      <w:r>
        <w:rPr>
          <w:rFonts w:ascii="Times New Roman" w:hAnsi="Times New Roman" w:cs="Times New Roman"/>
          <w:sz w:val="24"/>
          <w:szCs w:val="24"/>
        </w:rPr>
        <w:t>ing</w:t>
      </w:r>
      <w:r w:rsidRPr="0086659E">
        <w:rPr>
          <w:rFonts w:ascii="Times New Roman" w:hAnsi="Times New Roman" w:cs="Times New Roman"/>
          <w:sz w:val="24"/>
          <w:szCs w:val="24"/>
        </w:rPr>
        <w:t xml:space="preserve"> time is perceived as onerous </w:t>
      </w:r>
      <w:r>
        <w:rPr>
          <w:rFonts w:ascii="Times New Roman" w:hAnsi="Times New Roman" w:cs="Times New Roman"/>
          <w:sz w:val="24"/>
          <w:szCs w:val="24"/>
        </w:rPr>
        <w:t xml:space="preserve">by users </w:t>
      </w:r>
      <w:r w:rsidRPr="0086659E">
        <w:rPr>
          <w:rFonts w:ascii="Times New Roman" w:hAnsi="Times New Roman" w:cs="Times New Roman"/>
          <w:sz w:val="24"/>
          <w:szCs w:val="24"/>
        </w:rPr>
        <w:t xml:space="preserve">and cited as a major reason why people do not like using public transit </w:t>
      </w:r>
      <w:r w:rsidRPr="0086659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decisions","type":"article"},"uris":["http://www.mendeley.com/documents/?uuid=3862dc6a-701a-4361-b871-36d290d898fb"]},{"id":"ITEM-2","itemData":{"ISSN":"03611981","abstract":"This paper is concerned with the development and use of a policy-oriented, disaggregated behavioral choice model for transportation planning problems and emphasizes the impacts of changes in travel comfort, convenience, and waiting times. The econometric method chosen was logit analysis, and, in that the logit model can be derived from demand or choice, that can interpret logit coefficients as trade-off values. The model is based on survey data for commuters' work trips in the Stockholm metropolitan area in 1968 and 1971. It contains choice variables, socioeconomic variables, and transportation policy variables.","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Record","id":"ITEM-2","issue":"534","issued":{"date-parts":[["1975"]]},"page":"38-51","title":"Role of waiting time, comfort, and convenience in modal choice for work trip.","type":"article-journal","volume":"534"},"uris":["http://www.mendeley.com/documents/?uuid=e0a6c792-6afe-4e60-8355-8398f578ad68"]}],"mendeley":{"formattedCitation":"(Algers, Hansen, and Tegner 1975; Gkioulou 2013)","plainTextFormattedCitation":"(Algers, Hansen, and Tegner 1975; Gkioulou 2013)","previouslyFormattedCitation":"(Algers, Hansen, and Tegner 1975; Gkioulou 2013)"},"properties":{"noteIndex":0},"schema":"https://github.com/citation-style-language/schema/raw/master/csl-citation.json"}</w:instrText>
      </w:r>
      <w:r w:rsidRPr="0086659E">
        <w:rPr>
          <w:rFonts w:ascii="Times New Roman" w:hAnsi="Times New Roman" w:cs="Times New Roman"/>
          <w:sz w:val="24"/>
          <w:szCs w:val="24"/>
        </w:rPr>
        <w:fldChar w:fldCharType="separate"/>
      </w:r>
      <w:r w:rsidRPr="00FB0E4C">
        <w:rPr>
          <w:rFonts w:ascii="Times New Roman" w:hAnsi="Times New Roman" w:cs="Times New Roman"/>
          <w:noProof/>
          <w:sz w:val="24"/>
          <w:szCs w:val="24"/>
        </w:rPr>
        <w:t>(Algers, Hansen, and Tegner 1975; Gkioulou 2013)</w:t>
      </w:r>
      <w:r w:rsidRPr="0086659E">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E62F4">
        <w:rPr>
          <w:rFonts w:ascii="Times New Roman" w:hAnsi="Times New Roman" w:cs="Times New Roman"/>
          <w:sz w:val="24"/>
          <w:szCs w:val="24"/>
        </w:rPr>
        <w:t>The rationale</w:t>
      </w:r>
      <w:r>
        <w:rPr>
          <w:rFonts w:ascii="Times New Roman" w:hAnsi="Times New Roman" w:cs="Times New Roman"/>
          <w:sz w:val="24"/>
          <w:szCs w:val="24"/>
        </w:rPr>
        <w:t xml:space="preserve"> behind the saved waiting time</w:t>
      </w:r>
      <w:r w:rsidRPr="003E62F4">
        <w:rPr>
          <w:rFonts w:ascii="Times New Roman" w:hAnsi="Times New Roman" w:cs="Times New Roman"/>
          <w:sz w:val="24"/>
          <w:szCs w:val="24"/>
        </w:rPr>
        <w:t xml:space="preserve"> is that RTI allows users to </w:t>
      </w:r>
      <w:r>
        <w:rPr>
          <w:rFonts w:ascii="Times New Roman" w:hAnsi="Times New Roman" w:cs="Times New Roman"/>
          <w:sz w:val="24"/>
          <w:szCs w:val="24"/>
        </w:rPr>
        <w:t xml:space="preserve">determine </w:t>
      </w:r>
      <w:r w:rsidRPr="003E62F4">
        <w:rPr>
          <w:rFonts w:ascii="Times New Roman" w:hAnsi="Times New Roman" w:cs="Times New Roman"/>
          <w:sz w:val="24"/>
          <w:szCs w:val="24"/>
        </w:rPr>
        <w:t>the best time to leave their home, workplace</w:t>
      </w:r>
      <w:ins w:id="1" w:author="Liu, Luyu" w:date="2020-09-17T12:55:00Z">
        <w:r w:rsidR="000707C6">
          <w:rPr>
            <w:rFonts w:ascii="Times New Roman" w:hAnsi="Times New Roman" w:cs="Times New Roman"/>
            <w:sz w:val="24"/>
            <w:szCs w:val="24"/>
          </w:rPr>
          <w:t>,</w:t>
        </w:r>
      </w:ins>
      <w:r w:rsidRPr="003E62F4">
        <w:rPr>
          <w:rFonts w:ascii="Times New Roman" w:hAnsi="Times New Roman" w:cs="Times New Roman"/>
          <w:sz w:val="24"/>
          <w:szCs w:val="24"/>
        </w:rPr>
        <w:t xml:space="preserve"> or similar location to travel</w:t>
      </w:r>
      <w:r>
        <w:rPr>
          <w:rFonts w:ascii="Times New Roman" w:hAnsi="Times New Roman" w:cs="Times New Roman"/>
          <w:sz w:val="24"/>
          <w:szCs w:val="24"/>
        </w:rPr>
        <w:t xml:space="preserve"> (typically, by walking) </w:t>
      </w:r>
      <w:r w:rsidRPr="003E62F4">
        <w:rPr>
          <w:rFonts w:ascii="Times New Roman" w:hAnsi="Times New Roman" w:cs="Times New Roman"/>
          <w:sz w:val="24"/>
          <w:szCs w:val="24"/>
        </w:rPr>
        <w:t>to a public stop.</w:t>
      </w:r>
      <w:r>
        <w:rPr>
          <w:rFonts w:ascii="Times New Roman" w:hAnsi="Times New Roman" w:cs="Times New Roman"/>
          <w:sz w:val="24"/>
          <w:szCs w:val="24"/>
        </w:rPr>
        <w:t xml:space="preserve"> </w:t>
      </w:r>
      <w:r w:rsidRPr="003E62F4">
        <w:rPr>
          <w:rFonts w:ascii="Times New Roman" w:hAnsi="Times New Roman" w:cs="Times New Roman"/>
          <w:sz w:val="24"/>
          <w:szCs w:val="24"/>
        </w:rPr>
        <w:t xml:space="preserve">RTI users can access </w:t>
      </w:r>
      <w:r>
        <w:rPr>
          <w:rFonts w:ascii="Times New Roman" w:hAnsi="Times New Roman" w:cs="Times New Roman"/>
          <w:sz w:val="24"/>
          <w:szCs w:val="24"/>
        </w:rPr>
        <w:t xml:space="preserve">frequently updated data on bus location and arrival times at stops, adjusting their departure time </w:t>
      </w:r>
      <w:r w:rsidRPr="003E62F4">
        <w:rPr>
          <w:rFonts w:ascii="Times New Roman" w:hAnsi="Times New Roman" w:cs="Times New Roman"/>
          <w:sz w:val="24"/>
          <w:szCs w:val="24"/>
        </w:rPr>
        <w:t>accordingly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riders","type":"article-journal","volume":"45"},"uris":["http://www.mendeley.com/documents/?uuid=5af0fbe9-8d4d-4b5b-875e-8b5a0e18570b"]},{"id":"ITEM-2","itemData":{"DOI":"10.1007/s13676-014-0070-4","ISSN":"21924384","abstract":"Public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Logistics","id":"ITEM-2","issue":"3","issued":{"date-parts":[["2017"]]},"page":"247-270","publisher":"Springer","title":"Modeling the impacts of public transport reliability and travel information on passengers’ waiting-time uncertainty","type":"article-journal","volume":"6"},"uris":["http://www.mendeley.com/documents/?uuid=a29189e8-9a8f-4ee5-8307-ee4d8026c959"]},{"id":"ITEM-3","itemData":{"DOI":"10.5038/2375-0901.18.1.1","ISSN":"1077291X","abstract":"©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Transportation","id":"ITEM-3","issue":"1","issued":{"date-parts":[["2015"]]},"page":"1-20","publisher":"University of South Florida","title":"An analysis of commuter Rail real-time information in Boston","type":"article-journal","volume":"18"},"uris":["http://www.mendeley.com/documents/?uuid=d29101d5-98a8-49d7-a5b4-be11e90891d7"]}],"mendeley":{"formattedCitation":"(Brakewood et al. 2015; Cats and Gkioulou 2017; Watkins et al. 2011)","plainTextFormattedCitation":"(Brakewood et al. 2015; Cats and Gkioulou 2017; Watkins et al. 2011)","previouslyFormattedCitation":"(Brakewood et al. 2015; Cats and Gkioulou 2017; Watkins et al. 2011)"},"properties":{"noteIndex":0},"schema":"https://github.com/citation-style-language/schema/raw/master/csl-citation.json"}</w:instrText>
      </w:r>
      <w:r>
        <w:rPr>
          <w:rFonts w:ascii="Times New Roman" w:hAnsi="Times New Roman" w:cs="Times New Roman"/>
          <w:sz w:val="24"/>
          <w:szCs w:val="24"/>
        </w:rPr>
        <w:fldChar w:fldCharType="separate"/>
      </w:r>
      <w:r w:rsidRPr="001C320A">
        <w:rPr>
          <w:rFonts w:ascii="Times New Roman" w:hAnsi="Times New Roman" w:cs="Times New Roman"/>
          <w:noProof/>
          <w:sz w:val="24"/>
          <w:szCs w:val="24"/>
        </w:rPr>
        <w:t>(Brakewood et al. 2015; Cats and Gkioulou 2017;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RTI can be especially important for systems with sparser timetable and longer headways such as those in medium and smaller urban areas. In </w:t>
      </w:r>
      <w:r w:rsidRPr="008C77AC">
        <w:rPr>
          <w:rFonts w:ascii="Times New Roman" w:hAnsi="Times New Roman" w:cs="Times New Roman"/>
          <w:sz w:val="24"/>
          <w:szCs w:val="24"/>
        </w:rPr>
        <w:t>public transit system</w:t>
      </w:r>
      <w:r>
        <w:rPr>
          <w:rFonts w:ascii="Times New Roman" w:hAnsi="Times New Roman" w:cs="Times New Roman"/>
          <w:sz w:val="24"/>
          <w:szCs w:val="24"/>
        </w:rPr>
        <w:t xml:space="preserve">s that </w:t>
      </w:r>
      <w:r w:rsidRPr="008C77AC">
        <w:rPr>
          <w:rFonts w:ascii="Times New Roman" w:hAnsi="Times New Roman" w:cs="Times New Roman"/>
          <w:sz w:val="24"/>
          <w:szCs w:val="24"/>
        </w:rPr>
        <w:t>cannot sustain high frequency service du</w:t>
      </w:r>
      <w:r>
        <w:rPr>
          <w:rFonts w:ascii="Times New Roman" w:hAnsi="Times New Roman" w:cs="Times New Roman"/>
          <w:sz w:val="24"/>
          <w:szCs w:val="24"/>
        </w:rPr>
        <w:t>e to limited resources</w:t>
      </w:r>
      <w:r w:rsidRPr="008C77AC">
        <w:rPr>
          <w:rFonts w:ascii="Times New Roman" w:hAnsi="Times New Roman" w:cs="Times New Roman"/>
          <w:sz w:val="24"/>
          <w:szCs w:val="24"/>
        </w:rPr>
        <w:t xml:space="preserve">, RTI can play an important role as </w:t>
      </w:r>
      <w:r>
        <w:rPr>
          <w:rFonts w:ascii="Times New Roman" w:hAnsi="Times New Roman" w:cs="Times New Roman"/>
          <w:sz w:val="24"/>
          <w:szCs w:val="24"/>
        </w:rPr>
        <w:t xml:space="preserve">a substitute to shorten waiting times despite infrequent service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083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6B94698A"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Popular </w:t>
      </w:r>
      <w:r w:rsidRPr="006E0EAE">
        <w:rPr>
          <w:rFonts w:ascii="Times New Roman" w:hAnsi="Times New Roman" w:cs="Times New Roman"/>
          <w:sz w:val="24"/>
          <w:szCs w:val="24"/>
        </w:rPr>
        <w:t>RTI apps</w:t>
      </w:r>
      <w:r>
        <w:rPr>
          <w:rFonts w:ascii="Times New Roman" w:hAnsi="Times New Roman" w:cs="Times New Roman"/>
          <w:sz w:val="24"/>
          <w:szCs w:val="24"/>
        </w:rPr>
        <w:t xml:space="preserve"> aim to diminish </w:t>
      </w:r>
      <w:r w:rsidRPr="006E0EAE">
        <w:rPr>
          <w:rFonts w:ascii="Times New Roman" w:hAnsi="Times New Roman" w:cs="Times New Roman"/>
          <w:sz w:val="24"/>
          <w:szCs w:val="24"/>
        </w:rPr>
        <w:t xml:space="preserve">waiting time to </w:t>
      </w:r>
      <w:r>
        <w:rPr>
          <w:rFonts w:ascii="Times New Roman" w:hAnsi="Times New Roman" w:cs="Times New Roman"/>
          <w:sz w:val="24"/>
          <w:szCs w:val="24"/>
        </w:rPr>
        <w:t>zero:</w:t>
      </w:r>
      <w:r w:rsidRPr="006E0EAE">
        <w:rPr>
          <w:rFonts w:ascii="Times New Roman" w:hAnsi="Times New Roman" w:cs="Times New Roman"/>
          <w:sz w:val="24"/>
          <w:szCs w:val="24"/>
        </w:rPr>
        <w:t xml:space="preserve"> user </w:t>
      </w:r>
      <w:r>
        <w:rPr>
          <w:rFonts w:ascii="Times New Roman" w:hAnsi="Times New Roman" w:cs="Times New Roman"/>
          <w:sz w:val="24"/>
          <w:szCs w:val="24"/>
        </w:rPr>
        <w:t xml:space="preserve">arrival time </w:t>
      </w:r>
      <w:r w:rsidRPr="006E0EAE">
        <w:rPr>
          <w:rFonts w:ascii="Times New Roman" w:hAnsi="Times New Roman" w:cs="Times New Roman"/>
          <w:sz w:val="24"/>
          <w:szCs w:val="24"/>
        </w:rPr>
        <w:t xml:space="preserve">at </w:t>
      </w:r>
      <w:r>
        <w:rPr>
          <w:rFonts w:ascii="Times New Roman" w:hAnsi="Times New Roman" w:cs="Times New Roman"/>
          <w:sz w:val="24"/>
          <w:szCs w:val="24"/>
        </w:rPr>
        <w:t xml:space="preserve">a </w:t>
      </w:r>
      <w:r w:rsidRPr="006E0EAE">
        <w:rPr>
          <w:rFonts w:ascii="Times New Roman" w:hAnsi="Times New Roman" w:cs="Times New Roman"/>
          <w:sz w:val="24"/>
          <w:szCs w:val="24"/>
        </w:rPr>
        <w:t>stop</w:t>
      </w:r>
      <w:r>
        <w:rPr>
          <w:rFonts w:ascii="Times New Roman" w:hAnsi="Times New Roman" w:cs="Times New Roman"/>
          <w:sz w:val="24"/>
          <w:szCs w:val="24"/>
        </w:rPr>
        <w:t xml:space="preserve"> is always exactly the same as </w:t>
      </w:r>
      <w:r w:rsidRPr="006E0EAE">
        <w:rPr>
          <w:rFonts w:ascii="Times New Roman" w:hAnsi="Times New Roman" w:cs="Times New Roman"/>
          <w:sz w:val="24"/>
          <w:szCs w:val="24"/>
        </w:rPr>
        <w:t>the bus arriv</w:t>
      </w:r>
      <w:r>
        <w:rPr>
          <w:rFonts w:ascii="Times New Roman" w:hAnsi="Times New Roman" w:cs="Times New Roman"/>
          <w:sz w:val="24"/>
          <w:szCs w:val="24"/>
        </w:rPr>
        <w:t>al time, as shown in most transit planning apps’ suggested routes</w:t>
      </w:r>
      <w:r w:rsidRPr="006E0EAE">
        <w:rPr>
          <w:rFonts w:ascii="Times New Roman" w:hAnsi="Times New Roman" w:cs="Times New Roman"/>
          <w:sz w:val="24"/>
          <w:szCs w:val="24"/>
        </w:rPr>
        <w:t>.</w:t>
      </w:r>
      <w:r>
        <w:rPr>
          <w:rFonts w:ascii="Times New Roman" w:hAnsi="Times New Roman" w:cs="Times New Roman"/>
          <w:sz w:val="24"/>
          <w:szCs w:val="24"/>
        </w:rPr>
        <w:t xml:space="preserve"> However, this attempted minimization of wait time by users can be risky. After a </w:t>
      </w:r>
      <w:r w:rsidRPr="00803DCB">
        <w:rPr>
          <w:rFonts w:ascii="Times New Roman" w:hAnsi="Times New Roman" w:cs="Times New Roman"/>
          <w:sz w:val="24"/>
          <w:szCs w:val="24"/>
        </w:rPr>
        <w:t xml:space="preserve">person </w:t>
      </w:r>
      <w:r>
        <w:rPr>
          <w:rFonts w:ascii="Times New Roman" w:hAnsi="Times New Roman" w:cs="Times New Roman"/>
          <w:sz w:val="24"/>
          <w:szCs w:val="24"/>
        </w:rPr>
        <w:t xml:space="preserve">decides to leave their </w:t>
      </w:r>
      <w:r w:rsidRPr="00803DCB">
        <w:rPr>
          <w:rFonts w:ascii="Times New Roman" w:hAnsi="Times New Roman" w:cs="Times New Roman"/>
          <w:sz w:val="24"/>
          <w:szCs w:val="24"/>
        </w:rPr>
        <w:t xml:space="preserve">home, the actual arrival time of the bus may change. </w:t>
      </w:r>
      <w:r>
        <w:rPr>
          <w:rFonts w:ascii="Times New Roman" w:hAnsi="Times New Roman" w:cs="Times New Roman"/>
          <w:sz w:val="24"/>
          <w:szCs w:val="24"/>
        </w:rPr>
        <w:t>For example, i</w:t>
      </w:r>
      <w:r w:rsidRPr="00803DCB">
        <w:rPr>
          <w:rFonts w:ascii="Times New Roman" w:hAnsi="Times New Roman" w:cs="Times New Roman"/>
          <w:sz w:val="24"/>
          <w:szCs w:val="24"/>
        </w:rPr>
        <w:t xml:space="preserve">f </w:t>
      </w:r>
      <w:r>
        <w:rPr>
          <w:rFonts w:ascii="Times New Roman" w:hAnsi="Times New Roman" w:cs="Times New Roman"/>
          <w:sz w:val="24"/>
          <w:szCs w:val="24"/>
        </w:rPr>
        <w:t>a</w:t>
      </w:r>
      <w:r w:rsidRPr="00803DCB">
        <w:rPr>
          <w:rFonts w:ascii="Times New Roman" w:hAnsi="Times New Roman" w:cs="Times New Roman"/>
          <w:sz w:val="24"/>
          <w:szCs w:val="24"/>
        </w:rPr>
        <w:t xml:space="preserve"> bus is behind schedule, the </w:t>
      </w:r>
      <w:r>
        <w:rPr>
          <w:rFonts w:ascii="Times New Roman" w:hAnsi="Times New Roman" w:cs="Times New Roman"/>
          <w:sz w:val="24"/>
          <w:szCs w:val="24"/>
        </w:rPr>
        <w:t>operator</w:t>
      </w:r>
      <w:r w:rsidRPr="00803DCB">
        <w:rPr>
          <w:rFonts w:ascii="Times New Roman" w:hAnsi="Times New Roman" w:cs="Times New Roman"/>
          <w:sz w:val="24"/>
          <w:szCs w:val="24"/>
        </w:rPr>
        <w:t xml:space="preserve"> may </w:t>
      </w:r>
      <w:r>
        <w:rPr>
          <w:rFonts w:ascii="Times New Roman" w:hAnsi="Times New Roman" w:cs="Times New Roman"/>
          <w:sz w:val="24"/>
          <w:szCs w:val="24"/>
        </w:rPr>
        <w:t xml:space="preserve">reduce the delay by speeding up. In addition, RTI apps update vehicle location and arrival times only at fixed time intervals. The discrepancies between the RTI and reality </w:t>
      </w:r>
      <w:r w:rsidRPr="00803DCB">
        <w:rPr>
          <w:rFonts w:ascii="Times New Roman" w:hAnsi="Times New Roman" w:cs="Times New Roman"/>
          <w:sz w:val="24"/>
          <w:szCs w:val="24"/>
        </w:rPr>
        <w:t xml:space="preserve">may </w:t>
      </w:r>
      <w:r>
        <w:rPr>
          <w:rFonts w:ascii="Times New Roman" w:hAnsi="Times New Roman" w:cs="Times New Roman"/>
          <w:sz w:val="24"/>
          <w:szCs w:val="24"/>
        </w:rPr>
        <w:t xml:space="preserve">moreover make the user miss the bus thus incur </w:t>
      </w:r>
      <w:r w:rsidRPr="00803DCB">
        <w:rPr>
          <w:rFonts w:ascii="Times New Roman" w:hAnsi="Times New Roman" w:cs="Times New Roman"/>
          <w:sz w:val="24"/>
          <w:szCs w:val="24"/>
        </w:rPr>
        <w:t>long</w:t>
      </w:r>
      <w:r>
        <w:rPr>
          <w:rFonts w:ascii="Times New Roman" w:hAnsi="Times New Roman" w:cs="Times New Roman"/>
          <w:sz w:val="24"/>
          <w:szCs w:val="24"/>
        </w:rPr>
        <w:t xml:space="preserve">er </w:t>
      </w:r>
      <w:r w:rsidRPr="00803DCB">
        <w:rPr>
          <w:rFonts w:ascii="Times New Roman" w:hAnsi="Times New Roman" w:cs="Times New Roman"/>
          <w:sz w:val="24"/>
          <w:szCs w:val="24"/>
        </w:rPr>
        <w:t>wait time</w:t>
      </w:r>
      <w:r>
        <w:rPr>
          <w:rFonts w:ascii="Times New Roman" w:hAnsi="Times New Roman" w:cs="Times New Roman"/>
          <w:sz w:val="24"/>
          <w:szCs w:val="24"/>
        </w:rPr>
        <w:t xml:space="preserve"> – at least as long as the service headway</w:t>
      </w:r>
      <w:r w:rsidRPr="00803DCB">
        <w:rPr>
          <w:rFonts w:ascii="Times New Roman" w:hAnsi="Times New Roman" w:cs="Times New Roman"/>
          <w:sz w:val="24"/>
          <w:szCs w:val="24"/>
        </w:rPr>
        <w:t xml:space="preserve">. Paradoxically, the </w:t>
      </w:r>
      <w:r>
        <w:rPr>
          <w:rFonts w:ascii="Times New Roman" w:hAnsi="Times New Roman" w:cs="Times New Roman"/>
          <w:sz w:val="24"/>
          <w:szCs w:val="24"/>
        </w:rPr>
        <w:t>mis</w:t>
      </w:r>
      <w:r w:rsidRPr="00803DCB">
        <w:rPr>
          <w:rFonts w:ascii="Times New Roman" w:hAnsi="Times New Roman" w:cs="Times New Roman"/>
          <w:sz w:val="24"/>
          <w:szCs w:val="24"/>
        </w:rPr>
        <w:t xml:space="preserve">use of RTI may increase waiting times based on the </w:t>
      </w:r>
      <w:r>
        <w:rPr>
          <w:rFonts w:ascii="Times New Roman" w:hAnsi="Times New Roman" w:cs="Times New Roman"/>
          <w:sz w:val="24"/>
          <w:szCs w:val="24"/>
        </w:rPr>
        <w:t xml:space="preserve">realized </w:t>
      </w:r>
      <w:r w:rsidRPr="00803DCB">
        <w:rPr>
          <w:rFonts w:ascii="Times New Roman" w:hAnsi="Times New Roman" w:cs="Times New Roman"/>
          <w:sz w:val="24"/>
          <w:szCs w:val="24"/>
        </w:rPr>
        <w:t>performance of the public transit system.</w:t>
      </w:r>
      <w:r w:rsidRPr="00DC1984" w:rsidDel="00E360ED">
        <w:rPr>
          <w:rFonts w:ascii="Times New Roman" w:hAnsi="Times New Roman" w:cs="Times New Roman"/>
          <w:sz w:val="24"/>
          <w:szCs w:val="24"/>
        </w:rPr>
        <w:t xml:space="preserve"> </w:t>
      </w:r>
    </w:p>
    <w:p w14:paraId="37A1B165"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we examine the impacts of RTI on public transit users’ waiting time based on the empirical performance of a public transit system. </w:t>
      </w:r>
      <w:r w:rsidRPr="0070335F">
        <w:rPr>
          <w:rFonts w:ascii="Times New Roman" w:hAnsi="Times New Roman" w:cs="Times New Roman"/>
          <w:sz w:val="24"/>
          <w:szCs w:val="24"/>
        </w:rPr>
        <w:t>We compare two RTI-based strategies – the greedy strategy used by popular trip planning apps and a prudent strategy with an insurance buffer – with non-RTI benchmarks of arbitrary arrival and following the schedule.</w:t>
      </w:r>
      <w:r>
        <w:rPr>
          <w:rFonts w:ascii="Times New Roman" w:hAnsi="Times New Roman" w:cs="Times New Roman"/>
          <w:sz w:val="24"/>
          <w:szCs w:val="24"/>
        </w:rPr>
        <w:t xml:space="preserve"> We compare the performance of these strategies using high-resolution schedule and real-time vehicle location data for a popular bus route operated by the Central Ohio Transit Authority (COTA) in Columbus, Ohio, USA. </w:t>
      </w:r>
      <w:r w:rsidRPr="003803CA">
        <w:rPr>
          <w:rFonts w:ascii="Times New Roman" w:hAnsi="Times New Roman" w:cs="Times New Roman"/>
          <w:sz w:val="24"/>
          <w:szCs w:val="24"/>
        </w:rPr>
        <w:t xml:space="preserve">We find that </w:t>
      </w:r>
      <w:r>
        <w:rPr>
          <w:rFonts w:ascii="Times New Roman" w:hAnsi="Times New Roman" w:cs="Times New Roman"/>
          <w:sz w:val="24"/>
          <w:szCs w:val="24"/>
        </w:rPr>
        <w:t>the greedy strategy has the worst waiting time. T</w:t>
      </w:r>
      <w:r w:rsidRPr="003803CA">
        <w:rPr>
          <w:rFonts w:ascii="Times New Roman" w:hAnsi="Times New Roman" w:cs="Times New Roman"/>
          <w:sz w:val="24"/>
          <w:szCs w:val="24"/>
        </w:rPr>
        <w:t xml:space="preserve">he best RTI </w:t>
      </w:r>
      <w:r>
        <w:rPr>
          <w:rFonts w:ascii="Times New Roman" w:hAnsi="Times New Roman" w:cs="Times New Roman"/>
          <w:sz w:val="24"/>
          <w:szCs w:val="24"/>
        </w:rPr>
        <w:t xml:space="preserve">strategy, a prudent tactic </w:t>
      </w:r>
      <w:r w:rsidRPr="003803CA">
        <w:rPr>
          <w:rFonts w:ascii="Times New Roman" w:hAnsi="Times New Roman" w:cs="Times New Roman"/>
          <w:sz w:val="24"/>
          <w:szCs w:val="24"/>
        </w:rPr>
        <w:t xml:space="preserve">with an optimized insurance </w:t>
      </w:r>
      <w:r>
        <w:rPr>
          <w:rFonts w:ascii="Times New Roman" w:hAnsi="Times New Roman" w:cs="Times New Roman"/>
          <w:sz w:val="24"/>
          <w:szCs w:val="24"/>
        </w:rPr>
        <w:t xml:space="preserve">time </w:t>
      </w:r>
      <w:r w:rsidRPr="003803CA">
        <w:rPr>
          <w:rFonts w:ascii="Times New Roman" w:hAnsi="Times New Roman" w:cs="Times New Roman"/>
          <w:sz w:val="24"/>
          <w:szCs w:val="24"/>
        </w:rPr>
        <w:t xml:space="preserve">buffer, </w:t>
      </w:r>
      <w:r>
        <w:rPr>
          <w:rFonts w:ascii="Times New Roman" w:hAnsi="Times New Roman" w:cs="Times New Roman"/>
          <w:sz w:val="24"/>
          <w:szCs w:val="24"/>
        </w:rPr>
        <w:t xml:space="preserve">only </w:t>
      </w:r>
      <w:r w:rsidRPr="003803CA">
        <w:rPr>
          <w:rFonts w:ascii="Times New Roman" w:hAnsi="Times New Roman" w:cs="Times New Roman"/>
          <w:sz w:val="24"/>
          <w:szCs w:val="24"/>
        </w:rPr>
        <w:t>performs roughly the same as a simple,</w:t>
      </w:r>
      <w:r>
        <w:rPr>
          <w:rFonts w:ascii="Times New Roman" w:hAnsi="Times New Roman" w:cs="Times New Roman"/>
          <w:sz w:val="24"/>
          <w:szCs w:val="24"/>
        </w:rPr>
        <w:t xml:space="preserve"> follow-the-schedule tactic </w:t>
      </w:r>
      <w:r w:rsidRPr="003803CA">
        <w:rPr>
          <w:rFonts w:ascii="Times New Roman" w:hAnsi="Times New Roman" w:cs="Times New Roman"/>
          <w:sz w:val="24"/>
          <w:szCs w:val="24"/>
        </w:rPr>
        <w:t>that does not use RTI.</w:t>
      </w:r>
      <w:r>
        <w:rPr>
          <w:rFonts w:ascii="Times New Roman" w:hAnsi="Times New Roman" w:cs="Times New Roman"/>
          <w:sz w:val="24"/>
          <w:szCs w:val="24"/>
        </w:rPr>
        <w:t xml:space="preserve"> However, relative performance varies depending on time of day, distance to the bus stop, and the location of the stop along the bus route. A</w:t>
      </w:r>
      <w:r w:rsidRPr="00EE572F">
        <w:rPr>
          <w:rFonts w:ascii="Times New Roman" w:hAnsi="Times New Roman" w:cs="Times New Roman"/>
          <w:sz w:val="24"/>
          <w:szCs w:val="24"/>
        </w:rPr>
        <w:t xml:space="preserve">lthough RTI can have other benefits (such as </w:t>
      </w:r>
      <w:r>
        <w:rPr>
          <w:rFonts w:ascii="Times New Roman" w:hAnsi="Times New Roman" w:cs="Times New Roman"/>
          <w:sz w:val="24"/>
          <w:szCs w:val="24"/>
        </w:rPr>
        <w:t>re</w:t>
      </w:r>
      <w:r w:rsidRPr="00EE572F">
        <w:rPr>
          <w:rFonts w:ascii="Times New Roman" w:hAnsi="Times New Roman" w:cs="Times New Roman"/>
          <w:sz w:val="24"/>
          <w:szCs w:val="24"/>
        </w:rPr>
        <w:t>assuring us</w:t>
      </w:r>
      <w:r>
        <w:rPr>
          <w:rFonts w:ascii="Times New Roman" w:hAnsi="Times New Roman" w:cs="Times New Roman"/>
          <w:sz w:val="24"/>
          <w:szCs w:val="24"/>
        </w:rPr>
        <w:t>ers), these results suggest limitations on the value of current RTI prediction scheme in reducing user wait time.</w:t>
      </w:r>
    </w:p>
    <w:p w14:paraId="511F4209" w14:textId="77777777" w:rsidR="007C3450" w:rsidRDefault="007C3450" w:rsidP="007C3450">
      <w:pPr>
        <w:ind w:firstLine="720"/>
        <w:jc w:val="both"/>
        <w:rPr>
          <w:rFonts w:ascii="Times New Roman" w:hAnsi="Times New Roman" w:cs="Times New Roman" w:hint="eastAsia"/>
          <w:sz w:val="24"/>
          <w:szCs w:val="24"/>
        </w:rPr>
      </w:pPr>
      <w:r w:rsidRPr="00453E0B">
        <w:rPr>
          <w:rFonts w:ascii="Times New Roman" w:hAnsi="Times New Roman" w:cs="Times New Roman"/>
          <w:sz w:val="24"/>
          <w:szCs w:val="24"/>
        </w:rPr>
        <w:t xml:space="preserve">In the next section of this paper, we will </w:t>
      </w:r>
      <w:r>
        <w:rPr>
          <w:rFonts w:ascii="Times New Roman" w:hAnsi="Times New Roman" w:cs="Times New Roman"/>
          <w:sz w:val="24"/>
          <w:szCs w:val="24"/>
        </w:rPr>
        <w:t xml:space="preserve">review previous research about the impact of mobile RTI on waiting time. The subsequent section introduces our data sources, a theory of the mechanisms that underlie RTI users’ waiting time penalties, and two RTI-based strategies used in </w:t>
      </w:r>
      <w:r>
        <w:rPr>
          <w:rFonts w:ascii="Times New Roman" w:hAnsi="Times New Roman" w:cs="Times New Roman"/>
          <w:sz w:val="24"/>
          <w:szCs w:val="24"/>
        </w:rPr>
        <w:lastRenderedPageBreak/>
        <w:t xml:space="preserve">trip planning and two typical benchmarks strategies without RTI. We demonstrate each strategy’s overall performance and performance with respect to time, distance to bus stop, and location of the bus stop within the route. We conclude this paper with a discussion of major findings, their significance for science and planning, and potential next research steps. </w:t>
      </w:r>
    </w:p>
    <w:p w14:paraId="37354503" w14:textId="77777777" w:rsidR="007C3450" w:rsidRPr="00742068" w:rsidRDefault="007C3450" w:rsidP="007C3450">
      <w:pPr>
        <w:ind w:firstLine="720"/>
        <w:rPr>
          <w:rFonts w:ascii="Times New Roman" w:hAnsi="Times New Roman" w:cs="Times New Roman"/>
          <w:sz w:val="24"/>
          <w:szCs w:val="24"/>
        </w:rPr>
      </w:pPr>
    </w:p>
    <w:p w14:paraId="11A55398" w14:textId="77777777" w:rsidR="007C3450" w:rsidRPr="006139C8" w:rsidRDefault="007C3450" w:rsidP="007C3450">
      <w:pPr>
        <w:pStyle w:val="ListParagraph"/>
        <w:numPr>
          <w:ilvl w:val="0"/>
          <w:numId w:val="5"/>
        </w:numPr>
        <w:rPr>
          <w:rFonts w:ascii="Times New Roman" w:hAnsi="Times New Roman" w:cs="Times New Roman"/>
          <w:b/>
          <w:bCs/>
          <w:sz w:val="24"/>
          <w:szCs w:val="24"/>
        </w:rPr>
      </w:pPr>
      <w:r w:rsidRPr="006139C8">
        <w:rPr>
          <w:rFonts w:ascii="Times New Roman" w:hAnsi="Times New Roman" w:cs="Times New Roman"/>
          <w:b/>
          <w:sz w:val="24"/>
          <w:szCs w:val="24"/>
          <w:u w:val="single"/>
        </w:rPr>
        <w:t>Literature review</w:t>
      </w:r>
    </w:p>
    <w:p w14:paraId="0E8496F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provide a comprehensive review on the impact of mobile real-time information. The deployment of </w:t>
      </w:r>
      <w:r w:rsidRPr="00F00CF3">
        <w:rPr>
          <w:rFonts w:ascii="Times New Roman" w:hAnsi="Times New Roman" w:cs="Times New Roman"/>
          <w:sz w:val="24"/>
          <w:szCs w:val="24"/>
        </w:rPr>
        <w:t xml:space="preserve">automated </w:t>
      </w:r>
      <w:r>
        <w:rPr>
          <w:rFonts w:ascii="Times New Roman" w:hAnsi="Times New Roman" w:cs="Times New Roman"/>
          <w:sz w:val="24"/>
          <w:szCs w:val="24"/>
        </w:rPr>
        <w:t>vehicle location system, open data policies, and the widespread adoption of the mobile telephony has generated a widespread use of RTI by public transit agencies and users. Correspondingly, the body of literature on RTI in public transit is growing. We will first</w:t>
      </w:r>
      <w:r w:rsidRPr="00F54702">
        <w:rPr>
          <w:rFonts w:ascii="Times New Roman" w:hAnsi="Times New Roman" w:cs="Times New Roman"/>
          <w:sz w:val="24"/>
          <w:szCs w:val="24"/>
        </w:rPr>
        <w:t xml:space="preserve"> </w:t>
      </w:r>
      <w:r>
        <w:rPr>
          <w:rFonts w:ascii="Times New Roman" w:hAnsi="Times New Roman" w:cs="Times New Roman"/>
          <w:sz w:val="24"/>
          <w:szCs w:val="24"/>
        </w:rPr>
        <w:t xml:space="preserve">review the methods of quantifying the impacts of RTI on waiting time and report these studies’ findings. </w:t>
      </w:r>
    </w:p>
    <w:p w14:paraId="0FA0EDD5" w14:textId="77777777" w:rsidR="007C3450" w:rsidRPr="00351FFE"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Methods</w:t>
      </w:r>
    </w:p>
    <w:p w14:paraId="2BD0C545" w14:textId="77777777" w:rsidR="007C3450" w:rsidRDefault="007C3450" w:rsidP="007C3450">
      <w:pPr>
        <w:jc w:val="both"/>
        <w:rPr>
          <w:rFonts w:ascii="Times New Roman" w:hAnsi="Times New Roman" w:cs="Times New Roman"/>
          <w:sz w:val="24"/>
          <w:szCs w:val="24"/>
        </w:rPr>
      </w:pPr>
      <w:r w:rsidRPr="00342EA9">
        <w:rPr>
          <w:rFonts w:ascii="Times New Roman" w:hAnsi="Times New Roman" w:cs="Times New Roman"/>
          <w:sz w:val="24"/>
          <w:szCs w:val="24"/>
        </w:rPr>
        <w:t>Survey-based method</w:t>
      </w:r>
      <w:r>
        <w:rPr>
          <w:rFonts w:ascii="Times New Roman" w:hAnsi="Times New Roman" w:cs="Times New Roman"/>
          <w:sz w:val="24"/>
          <w:szCs w:val="24"/>
        </w:rPr>
        <w:t>s</w:t>
      </w:r>
      <w:r w:rsidRPr="00342EA9">
        <w:rPr>
          <w:rFonts w:ascii="Times New Roman" w:hAnsi="Times New Roman" w:cs="Times New Roman"/>
          <w:sz w:val="24"/>
          <w:szCs w:val="24"/>
        </w:rPr>
        <w:t xml:space="preserve"> is the m</w:t>
      </w:r>
      <w:r>
        <w:rPr>
          <w:rFonts w:ascii="Times New Roman" w:hAnsi="Times New Roman" w:cs="Times New Roman"/>
          <w:sz w:val="24"/>
          <w:szCs w:val="24"/>
        </w:rPr>
        <w:t xml:space="preserve">ost common </w:t>
      </w:r>
      <w:r w:rsidRPr="00342EA9">
        <w:rPr>
          <w:rFonts w:ascii="Times New Roman" w:hAnsi="Times New Roman" w:cs="Times New Roman"/>
          <w:sz w:val="24"/>
          <w:szCs w:val="24"/>
        </w:rPr>
        <w:t xml:space="preserve">among RTI impact studies. </w:t>
      </w:r>
      <w:r>
        <w:rPr>
          <w:rFonts w:ascii="Times New Roman" w:hAnsi="Times New Roman" w:cs="Times New Roman"/>
          <w:sz w:val="24"/>
          <w:szCs w:val="24"/>
        </w:rPr>
        <w:t xml:space="preserve">These </w:t>
      </w:r>
      <w:r w:rsidRPr="00C965F1">
        <w:rPr>
          <w:rFonts w:ascii="Times New Roman" w:hAnsi="Times New Roman" w:cs="Times New Roman"/>
          <w:sz w:val="24"/>
          <w:szCs w:val="24"/>
        </w:rPr>
        <w:t xml:space="preserve">methods </w:t>
      </w:r>
      <w:r>
        <w:rPr>
          <w:rFonts w:ascii="Times New Roman" w:hAnsi="Times New Roman" w:cs="Times New Roman"/>
          <w:sz w:val="24"/>
          <w:szCs w:val="24"/>
        </w:rPr>
        <w:t xml:space="preserve">can moreover be classified into two categories: self-reported survey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authority","type":"article-journal","volume":"2419"},"uris":["http://www.mendeley.com/documents/?uuid=b8c02461-cab2-4f18-baf7-f6de3a903305"]},{"id":"ITEM-2","itemData":{"DOI":"10.1145/1753326.1753597","ISBN":"9781605589299","abstract":"Public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Proceedings","id":"ITEM-2","issued":{"date-parts":[["2010"]]},"page":"1807-1816","publisher":"ACM","title":"OneBusAway: Results from providing real-time arrival information for public transit","type":"paper-conference","volume":"3"},"uris":["http://www.mendeley.com/documents/?uuid=9ba6e2aa-66b6-4458-83b7-8393dcd6b9cf"]},{"id":"ITEM-3","itemData":{"DOI":"10.1016/j.tra.2011.06.010","ISSN":"09658564","abstract":"In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riders","type":"article-journal","volume":"45"},"uris":["http://www.mendeley.com/documents/?uuid=5af0fbe9-8d4d-4b5b-875e-8b5a0e18570b"]}],"mendeley":{"formattedCitation":"(Chow, Block-Schachter, and Hickey 2014; Ferris, Watkins, and Borning 2010; Watkins et al. 2011)","plainTextFormattedCitation":"(Chow, Block-Schachter, and Hickey 2014; Ferris, Watkins, and Borning 2010; Watkins et al. 2011)","previouslyFormattedCitation":"(Chow, Block-Schachter, and Hickey 2014; Ferris, Watkins, and Borning 2010; Watkins et al. 2011)"},"properties":{"noteIndex":0},"schema":"https://github.com/citation-style-language/schema/raw/master/csl-citation.json"}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(Chow, Block-Schachter, and Hickey 2014; Ferris, Watkins, and Borning 2010; 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and observation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sz w:val="24"/>
          <w:szCs w:val="24"/>
        </w:rPr>
        <w:fldChar w:fldCharType="separate"/>
      </w:r>
      <w:r w:rsidRPr="00B118C8">
        <w:rPr>
          <w:rFonts w:ascii="Times New Roman" w:hAnsi="Times New Roman" w:cs="Times New Roman"/>
          <w:noProof/>
          <w:sz w:val="24"/>
          <w:szCs w:val="24"/>
        </w:rPr>
        <w:t>(Papangelis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Self-reported </w:t>
      </w:r>
      <w:r w:rsidRPr="00342EA9">
        <w:rPr>
          <w:rFonts w:ascii="Times New Roman" w:hAnsi="Times New Roman" w:cs="Times New Roman"/>
          <w:sz w:val="24"/>
          <w:szCs w:val="24"/>
        </w:rPr>
        <w:t xml:space="preserve">surveys are the most direct methods to assess </w:t>
      </w:r>
      <w:r>
        <w:rPr>
          <w:rFonts w:ascii="Times New Roman" w:hAnsi="Times New Roman" w:cs="Times New Roman"/>
          <w:sz w:val="24"/>
          <w:szCs w:val="24"/>
        </w:rPr>
        <w:t>transit</w:t>
      </w:r>
      <w:r w:rsidRPr="00342EA9">
        <w:rPr>
          <w:rFonts w:ascii="Times New Roman" w:hAnsi="Times New Roman" w:cs="Times New Roman"/>
          <w:sz w:val="24"/>
          <w:szCs w:val="24"/>
        </w:rPr>
        <w:t xml:space="preserve"> system use</w:t>
      </w:r>
      <w:r>
        <w:rPr>
          <w:rFonts w:ascii="Times New Roman" w:hAnsi="Times New Roman" w:cs="Times New Roman"/>
          <w:sz w:val="24"/>
          <w:szCs w:val="24"/>
        </w:rPr>
        <w:t xml:space="preserve"> and</w:t>
      </w:r>
      <w:r w:rsidRPr="00342EA9">
        <w:rPr>
          <w:rFonts w:ascii="Times New Roman" w:hAnsi="Times New Roman" w:cs="Times New Roman"/>
          <w:sz w:val="24"/>
          <w:szCs w:val="24"/>
        </w:rPr>
        <w:t xml:space="preserve"> especially </w:t>
      </w:r>
      <w:r>
        <w:rPr>
          <w:rFonts w:ascii="Times New Roman" w:hAnsi="Times New Roman" w:cs="Times New Roman"/>
          <w:sz w:val="24"/>
          <w:szCs w:val="24"/>
        </w:rPr>
        <w:t xml:space="preserve">useful to measure </w:t>
      </w:r>
      <w:r w:rsidRPr="00342EA9">
        <w:rPr>
          <w:rFonts w:ascii="Times New Roman" w:hAnsi="Times New Roman" w:cs="Times New Roman"/>
          <w:sz w:val="24"/>
          <w:szCs w:val="24"/>
        </w:rPr>
        <w:t xml:space="preserve">user experience and perceptions. </w:t>
      </w:r>
      <w:r>
        <w:rPr>
          <w:rFonts w:ascii="Times New Roman" w:hAnsi="Times New Roman" w:cs="Times New Roman"/>
          <w:sz w:val="24"/>
          <w:szCs w:val="24"/>
        </w:rPr>
        <w:t>S</w:t>
      </w:r>
      <w:r w:rsidRPr="00342EA9">
        <w:rPr>
          <w:rFonts w:ascii="Times New Roman" w:hAnsi="Times New Roman" w:cs="Times New Roman"/>
          <w:sz w:val="24"/>
          <w:szCs w:val="24"/>
        </w:rPr>
        <w:t xml:space="preserve">urvey data can </w:t>
      </w:r>
      <w:r>
        <w:rPr>
          <w:rFonts w:ascii="Times New Roman" w:hAnsi="Times New Roman" w:cs="Times New Roman"/>
          <w:sz w:val="24"/>
          <w:szCs w:val="24"/>
        </w:rPr>
        <w:t xml:space="preserve">also help </w:t>
      </w:r>
      <w:r w:rsidRPr="00342EA9">
        <w:rPr>
          <w:rFonts w:ascii="Times New Roman" w:hAnsi="Times New Roman" w:cs="Times New Roman"/>
          <w:sz w:val="24"/>
          <w:szCs w:val="24"/>
        </w:rPr>
        <w:t xml:space="preserve">assess </w:t>
      </w:r>
      <w:r>
        <w:rPr>
          <w:rFonts w:ascii="Times New Roman" w:hAnsi="Times New Roman" w:cs="Times New Roman"/>
          <w:sz w:val="24"/>
          <w:szCs w:val="24"/>
        </w:rPr>
        <w:t xml:space="preserve">individual </w:t>
      </w:r>
      <w:r w:rsidRPr="00342EA9">
        <w:rPr>
          <w:rFonts w:ascii="Times New Roman" w:hAnsi="Times New Roman" w:cs="Times New Roman"/>
          <w:sz w:val="24"/>
          <w:szCs w:val="24"/>
        </w:rPr>
        <w:t>differen</w:t>
      </w:r>
      <w:r>
        <w:rPr>
          <w:rFonts w:ascii="Times New Roman" w:hAnsi="Times New Roman" w:cs="Times New Roman"/>
          <w:sz w:val="24"/>
          <w:szCs w:val="24"/>
        </w:rPr>
        <w:t xml:space="preserve">ces based on gender, demographic and social </w:t>
      </w:r>
      <w:r w:rsidRPr="00342EA9">
        <w:rPr>
          <w:rFonts w:ascii="Times New Roman" w:hAnsi="Times New Roman" w:cs="Times New Roman"/>
          <w:sz w:val="24"/>
          <w:szCs w:val="24"/>
        </w:rPr>
        <w:t xml:space="preserve">attributes </w:t>
      </w:r>
      <w:r w:rsidRPr="00AB4F4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{"citationItems":[{"id":"ITEM-1","itemData":{"ISBN":"0205927904","author":[{"dropping-particle":"","family":"Neuman, W. L., &amp; Robson","given":"K.","non-dropping-particle":"","parse-names":false,"suffix":""}],"id":"ITEM-1","issued":{"date-parts":[["2004"]]},"publisher":"Pearson Canada Toronto","title":"\"Basics of social research. Pearson\"","type":"book"},"uris":["http://www.mendeley.com/documents/?uuid=d599f971-e567-4247-8f6a-4666c51134b4"]}],"mendeley":{"formattedCitation":"(Neuman, W. L., &amp; Robson 2004)","plainTextFormattedCitation":"(Neuman, W. L., &amp; Robson 2004)","previouslyFormattedCitation":"(Neuman, W. L., &amp; Robson 2004)"},"properties":{"noteIndex":0},"schema":"https://github.com/citation-style-language/schema/raw/master/csl-citation.json"}</w:instrText>
      </w:r>
      <w:r w:rsidRPr="00AB4F43">
        <w:rPr>
          <w:rFonts w:ascii="Times New Roman" w:hAnsi="Times New Roman" w:cs="Times New Roman"/>
          <w:sz w:val="24"/>
          <w:szCs w:val="24"/>
        </w:rPr>
        <w:fldChar w:fldCharType="separate"/>
      </w:r>
      <w:r w:rsidRPr="005A464A">
        <w:rPr>
          <w:rFonts w:ascii="Times New Roman" w:hAnsi="Times New Roman" w:cs="Times New Roman"/>
          <w:noProof/>
          <w:sz w:val="24"/>
          <w:szCs w:val="24"/>
        </w:rPr>
        <w:t>(Neuman, W. L., &amp; Robson 2004)</w:t>
      </w:r>
      <w:r w:rsidRPr="00AB4F43">
        <w:rPr>
          <w:rFonts w:ascii="Times New Roman" w:hAnsi="Times New Roman" w:cs="Times New Roman"/>
          <w:sz w:val="24"/>
          <w:szCs w:val="24"/>
        </w:rPr>
        <w:fldChar w:fldCharType="end"/>
      </w:r>
      <w:r>
        <w:rPr>
          <w:rFonts w:ascii="Times New Roman" w:hAnsi="Times New Roman" w:cs="Times New Roman"/>
          <w:sz w:val="24"/>
          <w:szCs w:val="24"/>
        </w:rPr>
        <w:t>.</w:t>
      </w:r>
      <w:r w:rsidRPr="00342EA9" w:rsidDel="007B0A4F">
        <w:rPr>
          <w:rFonts w:ascii="Times New Roman" w:hAnsi="Times New Roman" w:cs="Times New Roman"/>
          <w:sz w:val="24"/>
          <w:szCs w:val="24"/>
        </w:rPr>
        <w:t xml:space="preserve"> </w:t>
      </w:r>
      <w:r>
        <w:rPr>
          <w:rFonts w:ascii="Times New Roman" w:hAnsi="Times New Roman" w:cs="Times New Roman"/>
          <w:sz w:val="24"/>
          <w:szCs w:val="24"/>
        </w:rPr>
        <w:t xml:space="preserve">However, despite extremely useful under the mentioned circumstances, the results of self-reported surveys could be inconsistent with </w:t>
      </w:r>
      <w:r w:rsidRPr="00F10406">
        <w:rPr>
          <w:rFonts w:ascii="Times New Roman" w:hAnsi="Times New Roman" w:cs="Times New Roman"/>
          <w:i/>
          <w:sz w:val="24"/>
          <w:szCs w:val="24"/>
        </w:rPr>
        <w:t>actual waiting time</w:t>
      </w:r>
      <w:r>
        <w:rPr>
          <w:rFonts w:ascii="Times New Roman" w:hAnsi="Times New Roman" w:cs="Times New Roman"/>
          <w:i/>
          <w:sz w:val="24"/>
          <w:szCs w:val="24"/>
        </w:rPr>
        <w:t>,</w:t>
      </w:r>
      <w:r>
        <w:rPr>
          <w:rFonts w:ascii="Times New Roman" w:hAnsi="Times New Roman" w:cs="Times New Roman"/>
          <w:sz w:val="24"/>
          <w:szCs w:val="24"/>
        </w:rPr>
        <w:t xml:space="preserve"> since they measure </w:t>
      </w:r>
      <w:r w:rsidRPr="00D253A2">
        <w:rPr>
          <w:rFonts w:ascii="Times New Roman" w:hAnsi="Times New Roman" w:cs="Times New Roman"/>
          <w:i/>
          <w:sz w:val="24"/>
          <w:szCs w:val="24"/>
        </w:rPr>
        <w:t>perceived waiting 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sz w:val="24"/>
          <w:szCs w:val="24"/>
        </w:rPr>
        <w:fldChar w:fldCharType="separate"/>
      </w:r>
      <w:r w:rsidRPr="00FB0E4C">
        <w:rPr>
          <w:rFonts w:ascii="Times New Roman" w:hAnsi="Times New Roman" w:cs="Times New Roman"/>
          <w:noProof/>
          <w:sz w:val="24"/>
          <w:szCs w:val="24"/>
        </w:rPr>
        <w:t>(Brakewood, Barbeau, and Watkins 2014)</w:t>
      </w:r>
      <w:r>
        <w:rPr>
          <w:rFonts w:ascii="Times New Roman" w:hAnsi="Times New Roman" w:cs="Times New Roman"/>
          <w:sz w:val="24"/>
          <w:szCs w:val="24"/>
        </w:rPr>
        <w:fldChar w:fldCharType="end"/>
      </w:r>
      <w:r>
        <w:rPr>
          <w:rFonts w:ascii="Times New Roman" w:hAnsi="Times New Roman" w:cs="Times New Roman"/>
          <w:sz w:val="24"/>
          <w:szCs w:val="24"/>
        </w:rPr>
        <w:t>. Observation survey by a third-party researcher or a censor can better measure the actual waiting time. For example, in Seattle, RTI users’ self-reported average perceived waiting time were 7.54 minutes compared to non-RTI users’ 9.86 minutes, while the</w:t>
      </w:r>
      <w:r w:rsidRPr="000541E8">
        <w:rPr>
          <w:rFonts w:ascii="Times New Roman" w:hAnsi="Times New Roman" w:cs="Times New Roman"/>
          <w:sz w:val="24"/>
          <w:szCs w:val="24"/>
        </w:rPr>
        <w:t xml:space="preserve"> </w:t>
      </w:r>
      <w:r>
        <w:rPr>
          <w:rFonts w:ascii="Times New Roman" w:hAnsi="Times New Roman" w:cs="Times New Roman"/>
          <w:sz w:val="24"/>
          <w:szCs w:val="24"/>
        </w:rPr>
        <w:t xml:space="preserve">average actual waiting time obtained by observers for RTI users is 9.23 minutes compared to non-RTI users’ 11.21 minutes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(Watkins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32CA716"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Another approach to analyzing the impacts of RTI on waiting times is m</w:t>
      </w:r>
      <w:r w:rsidRPr="00342EA9">
        <w:rPr>
          <w:rFonts w:ascii="Times New Roman" w:hAnsi="Times New Roman" w:cs="Times New Roman"/>
          <w:sz w:val="24"/>
          <w:szCs w:val="24"/>
        </w:rPr>
        <w:t xml:space="preserve">athematical simulation. </w:t>
      </w:r>
      <w:r>
        <w:rPr>
          <w:rFonts w:ascii="Times New Roman" w:hAnsi="Times New Roman" w:cs="Times New Roman"/>
          <w:sz w:val="24"/>
          <w:szCs w:val="24"/>
        </w:rPr>
        <w:t xml:space="preserve">Agent-based modeling </w:t>
      </w:r>
      <w:r w:rsidRPr="004A45CC">
        <w:rPr>
          <w:rFonts w:ascii="Times New Roman" w:hAnsi="Times New Roman" w:cs="Times New Roman"/>
          <w:sz w:val="24"/>
          <w:szCs w:val="24"/>
        </w:rPr>
        <w:t>represents the simultaneous actions and interactions of various agents</w:t>
      </w:r>
      <w:r>
        <w:rPr>
          <w:rFonts w:ascii="Times New Roman" w:hAnsi="Times New Roman" w:cs="Times New Roman"/>
          <w:sz w:val="24"/>
          <w:szCs w:val="24"/>
        </w:rPr>
        <w:t xml:space="preserve"> in intricate and complicated systems such as public transit</w:t>
      </w:r>
      <w:r w:rsidRPr="004A45CC">
        <w:rPr>
          <w:rFonts w:ascii="Times New Roman" w:hAnsi="Times New Roman" w:cs="Times New Roman"/>
          <w:sz w:val="24"/>
          <w:szCs w:val="24"/>
        </w:rPr>
        <w:t xml:space="preserve"> </w:t>
      </w:r>
      <w:r w:rsidRPr="004A45CC">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Pr="004A45CC">
        <w:rPr>
          <w:rFonts w:ascii="Times New Roman" w:hAnsi="Times New Roman" w:cs="Times New Roman"/>
          <w:sz w:val="24"/>
          <w:szCs w:val="24"/>
        </w:rPr>
        <w:fldChar w:fldCharType="separate"/>
      </w:r>
      <w:r w:rsidRPr="005A464A">
        <w:rPr>
          <w:rFonts w:ascii="Times New Roman" w:hAnsi="Times New Roman" w:cs="Times New Roman"/>
          <w:noProof/>
          <w:sz w:val="24"/>
          <w:szCs w:val="24"/>
        </w:rPr>
        <w:t>(Gkioulou 2013)</w:t>
      </w:r>
      <w:r w:rsidRPr="004A45CC">
        <w:rPr>
          <w:rFonts w:ascii="Times New Roman" w:hAnsi="Times New Roman" w:cs="Times New Roman"/>
          <w:sz w:val="24"/>
          <w:szCs w:val="24"/>
        </w:rPr>
        <w:fldChar w:fldCharType="end"/>
      </w:r>
      <w:r w:rsidRPr="004A45CC">
        <w:rPr>
          <w:rFonts w:ascii="Times New Roman" w:hAnsi="Times New Roman" w:cs="Times New Roman"/>
          <w:sz w:val="24"/>
          <w:szCs w:val="24"/>
        </w:rPr>
        <w:t>.</w:t>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For example, </w:t>
      </w:r>
      <w:r w:rsidRPr="00D15CD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{"citationItems":[{"id":"ITEM-1","itemData":{"DOI":"10.1007/s13676-014-0070-4","ISSN":"21924384","abstract":"Public transport systems are subject to uncertainties related to traffic dynamic, operations and passenger demand. Passenger waiting time is thus a random variable subject to day-to-day variations and the interaction between vehicle and passenger stochastic arrival processes. While the provision of real-time information could potentially reduce travel uncertainty, its impacts depend on the underlying service reliability, the performance of the prognosis scheme and its perceived credibility. This paper presents a modelling framework for analyzing passengers’ learning process and adaptation with respect to waiting time uncertainty and travel information. The model consists of a within-day network loading procedure and a day-to-day learning process which are implemented in an agent-based simulation model. Each loop of within-day dynamics assigns travelers to paths by simulating the progress of individual travelers and vehicles as well as the generation and dissemination of travel information. The day- to-day learning model updates the accumulated memory of each traveler and updates consequently the credibility attributed to each information source based on the experienced waiting time. A case study in Stockholm demonstrates model capabilities and emphasizes the importance of behavioral adaptation when evaluating alternative measures which aim to improve service reliability","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and Gkioulou 2017)","manualFormatting":"Cats &amp; Gkioulou (2017)","plainTextFormattedCitation":"(Cats and Gkioulou 2017)","previouslyFormattedCitation":"(Cats and Gkioulou 2017)"},"properties":{"noteIndex":0},"schema":"https://github.com/citation-style-language/schema/raw/master/csl-citation.json"}</w:instrText>
      </w:r>
      <w:r w:rsidRPr="00D15CD3">
        <w:rPr>
          <w:rFonts w:ascii="Times New Roman" w:hAnsi="Times New Roman" w:cs="Times New Roman"/>
          <w:sz w:val="24"/>
          <w:szCs w:val="24"/>
        </w:rPr>
        <w:fldChar w:fldCharType="separate"/>
      </w:r>
      <w:r w:rsidRPr="00342EA9">
        <w:rPr>
          <w:rFonts w:ascii="Times New Roman" w:hAnsi="Times New Roman" w:cs="Times New Roman"/>
          <w:noProof/>
          <w:sz w:val="24"/>
          <w:szCs w:val="24"/>
        </w:rPr>
        <w:t xml:space="preserve">Cats &amp; Gkioulou </w:t>
      </w:r>
      <w:r>
        <w:rPr>
          <w:rFonts w:ascii="Times New Roman" w:hAnsi="Times New Roman" w:cs="Times New Roman"/>
          <w:noProof/>
          <w:sz w:val="24"/>
          <w:szCs w:val="24"/>
        </w:rPr>
        <w:t>(</w:t>
      </w:r>
      <w:r w:rsidRPr="00342EA9">
        <w:rPr>
          <w:rFonts w:ascii="Times New Roman" w:hAnsi="Times New Roman" w:cs="Times New Roman"/>
          <w:noProof/>
          <w:sz w:val="24"/>
          <w:szCs w:val="24"/>
        </w:rPr>
        <w:t>2017)</w:t>
      </w:r>
      <w:r w:rsidRPr="00D15CD3">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42EA9">
        <w:rPr>
          <w:rFonts w:ascii="Times New Roman" w:hAnsi="Times New Roman" w:cs="Times New Roman"/>
          <w:sz w:val="24"/>
          <w:szCs w:val="24"/>
        </w:rPr>
        <w:t xml:space="preserve">adopted an agent-based model to simulate the influence of </w:t>
      </w:r>
      <w:r>
        <w:rPr>
          <w:rFonts w:ascii="Times New Roman" w:hAnsi="Times New Roman" w:cs="Times New Roman"/>
          <w:sz w:val="24"/>
          <w:szCs w:val="24"/>
        </w:rPr>
        <w:t>transit</w:t>
      </w:r>
      <w:r w:rsidRPr="00342EA9">
        <w:rPr>
          <w:rFonts w:ascii="Times New Roman" w:hAnsi="Times New Roman" w:cs="Times New Roman"/>
          <w:sz w:val="24"/>
          <w:szCs w:val="24"/>
        </w:rPr>
        <w:t xml:space="preserve"> reliability and real-time information on waiting time uncertainty. </w:t>
      </w:r>
      <w:r>
        <w:rPr>
          <w:rFonts w:ascii="Times New Roman" w:hAnsi="Times New Roman" w:cs="Times New Roman"/>
          <w:sz w:val="24"/>
          <w:szCs w:val="24"/>
        </w:rPr>
        <w:t xml:space="preserve">With more abundant and accurate real-time data, many studies also simulated the real-time arrival time prediction schemes and investigated the added-value of RTI on real-time users. 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1B0999">
        <w:rPr>
          <w:rFonts w:ascii="Times New Roman" w:hAnsi="Times New Roman" w:cs="Times New Roman"/>
          <w:noProof/>
          <w:sz w:val="24"/>
          <w:szCs w:val="24"/>
        </w:rPr>
        <w:t xml:space="preserve">Cats and Loutos </w:t>
      </w:r>
      <w:r>
        <w:rPr>
          <w:rFonts w:ascii="Times New Roman" w:hAnsi="Times New Roman" w:cs="Times New Roman"/>
          <w:noProof/>
          <w:sz w:val="24"/>
          <w:szCs w:val="24"/>
        </w:rPr>
        <w:t>(</w:t>
      </w:r>
      <w:r w:rsidRPr="001B0999">
        <w:rPr>
          <w:rFonts w:ascii="Times New Roman" w:hAnsi="Times New Roman" w:cs="Times New Roman"/>
          <w:noProof/>
          <w:sz w:val="24"/>
          <w:szCs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introduced a new bus arrival prediction scheme and compared its performance with the schedule and a common prediction scheme. </w:t>
      </w:r>
    </w:p>
    <w:p w14:paraId="6312A140" w14:textId="77777777" w:rsidR="007C3450" w:rsidRDefault="007C3450" w:rsidP="007C3450">
      <w:pPr>
        <w:tabs>
          <w:tab w:val="left" w:pos="7540"/>
        </w:tabs>
        <w:jc w:val="both"/>
        <w:rPr>
          <w:rFonts w:ascii="Times New Roman" w:hAnsi="Times New Roman" w:cs="Times New Roman"/>
          <w:sz w:val="24"/>
          <w:szCs w:val="24"/>
        </w:rPr>
      </w:pPr>
      <w:r>
        <w:rPr>
          <w:rFonts w:ascii="Times New Roman" w:hAnsi="Times New Roman" w:cs="Times New Roman"/>
          <w:sz w:val="24"/>
          <w:szCs w:val="24"/>
        </w:rPr>
        <w:tab/>
      </w:r>
    </w:p>
    <w:p w14:paraId="5CC0FF2C" w14:textId="77777777" w:rsidR="007C3450" w:rsidRDefault="007C3450" w:rsidP="007C3450">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Findings</w:t>
      </w:r>
    </w:p>
    <w:p w14:paraId="730A338B"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lastRenderedPageBreak/>
        <w:t>Numerous studies investigated RTI’s impact on public transit users and drawn different conclusions on the effectiveness of RTI for different region and different RTI media. In this section, we will focus on impact of personal devices RTI and summarize prior quantitative findings.</w:t>
      </w:r>
    </w:p>
    <w:p w14:paraId="69683F4C" w14:textId="77777777" w:rsidR="007C3450" w:rsidRDefault="007C3450" w:rsidP="007C3450">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Most studies reported that RTI can reduce </w:t>
      </w:r>
      <w:r w:rsidRPr="00BB650A">
        <w:rPr>
          <w:rFonts w:ascii="Times New Roman" w:hAnsi="Times New Roman" w:cs="Times New Roman"/>
          <w:bCs/>
          <w:i/>
          <w:sz w:val="24"/>
          <w:szCs w:val="24"/>
        </w:rPr>
        <w:t>perceived waiting time</w:t>
      </w:r>
      <w:r>
        <w:rPr>
          <w:rFonts w:ascii="Times New Roman" w:hAnsi="Times New Roman" w:cs="Times New Roman"/>
          <w:bCs/>
          <w:sz w:val="24"/>
          <w:szCs w:val="24"/>
        </w:rPr>
        <w:t xml:space="preserve"> by using self-reported surveys.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{"citationItems":[{"id":"ITEM-1","itemData":{"DOI":"10.1145/1753326.1753597","ISBN":"9781605589299","abstract":"Public transit systems play an important role in combating traffic congestion, reducing carbon emissions, and promoting compact, sustainable urban communities. The usability of public transit can be significantly enhanced by providing good traveler information systems. We describe OneBusAway, a set of transit tools focused on providing real-time arrival information for Seattle-area bus riders. We then present results from a survey of OneBusAway users that show a set of important positive outcomes: strongly increased overall satisfaction with public transit, decreased waiting time, increased transit trips per week, increased feelings of safety, and even a health benefit in terms of increased distance walked when using transit. Finally, we discuss the design and policy implications of these results and plans for future research in this area. © 2010 ACM.","author":[{"dropping-particle":"","family":"Ferris","given":"Brian","non-dropping-particle":"","parse-names":false,"suffix":""},{"dropping-particle":"","family":"Watkins","given":"Kari","non-dropping-particle":"","parse-names":false,"suffix":""},{"dropping-particle":"","family":"Borning","given":"Alan","non-dropping-particle":"","parse-names":false,"suffix":""}],"container-title":"Conference on Human Factors in Computing Systems - Proceedings","id":"ITEM-1","issued":{"date-parts":[["2010"]]},"page":"1807-1816","publisher":"ACM","title":"OneBusAway: Results from providing real-time arrival information for public transit","type":"paper-conference","volume":"3"},"uris":["http://www.mendeley.com/documents/?uuid=9ba6e2aa-66b6-4458-83b7-8393dcd6b9cf"]}],"mendeley":{"formattedCitation":"(Ferris, Watkins, and Borning 2010)","manualFormatting":"Ferris, Watkins, and Borning (2010)","plainTextFormattedCitation":"(Ferris, Watkins, and Borning 2010)","previouslyFormattedCitation":"(Ferris, Watkins, and Borning 2010)"},"properties":{"noteIndex":0},"schema":"https://github.com/citation-style-language/schema/raw/master/csl-citation.json"}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Ferris, Watkins, and Borning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2010)</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concluded that 91% of RTI users spent less time waiting in Seattle.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and Watkins 2014)","manualFormatting":"Brakewood, Barbeau, and Watkins (2014)","plainTextFormattedCitation":"(Brakewood, Barbeau, and Watkins 2014)","previouslyFormattedCitation":"(Brakewood, Barbeau, and Watkins 2014)"},"properties":{"noteIndex":0},"schema":"https://github.com/citation-style-language/schema/raw/master/csl-citation.json"}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Brakewood, Barbeau, and Watkins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2014)</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conducted behavioral experiment in Tampa to test the self-reported waiting time and found that RTI user reported 1.5 minutes less than the control group. Similar conclusions were drawn in other contexts besides urban transit systems for commuting.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2016)","manualFormatting":"Papangelis et al. (2016)","plainTextFormattedCitation":"(Papangelis et al. 2016)","previouslyFormattedCitation":"(Papangelis et al. 2016)"},"properties":{"noteIndex":0},"schema":"https://github.com/citation-style-language/schema/raw/master/csl-citation.json"}</w:instrText>
      </w:r>
      <w:r>
        <w:rPr>
          <w:rFonts w:ascii="Times New Roman" w:hAnsi="Times New Roman" w:cs="Times New Roman"/>
          <w:bCs/>
          <w:sz w:val="24"/>
          <w:szCs w:val="24"/>
        </w:rPr>
        <w:fldChar w:fldCharType="separate"/>
      </w:r>
      <w:r w:rsidRPr="004D2FE2">
        <w:rPr>
          <w:rFonts w:ascii="Times New Roman" w:hAnsi="Times New Roman" w:cs="Times New Roman"/>
          <w:bCs/>
          <w:noProof/>
          <w:sz w:val="24"/>
          <w:szCs w:val="24"/>
        </w:rPr>
        <w:t xml:space="preserve">Papangelis et al. </w:t>
      </w:r>
      <w:r>
        <w:rPr>
          <w:rFonts w:ascii="Times New Roman" w:hAnsi="Times New Roman" w:cs="Times New Roman"/>
          <w:bCs/>
          <w:noProof/>
          <w:sz w:val="24"/>
          <w:szCs w:val="24"/>
        </w:rPr>
        <w:t>(</w:t>
      </w:r>
      <w:r w:rsidRPr="004D2FE2">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an average self-reported waiting time reduction of 7 minutes in rural Scotland. Some studies also concluded that RTI has positive impact on the </w:t>
      </w:r>
      <w:r>
        <w:rPr>
          <w:rFonts w:ascii="Times New Roman" w:hAnsi="Times New Roman" w:cs="Times New Roman"/>
          <w:bCs/>
          <w:i/>
          <w:sz w:val="24"/>
          <w:szCs w:val="24"/>
        </w:rPr>
        <w:t>actual</w:t>
      </w:r>
      <w:r w:rsidRPr="00BB650A">
        <w:rPr>
          <w:rFonts w:ascii="Times New Roman" w:hAnsi="Times New Roman" w:cs="Times New Roman"/>
          <w:bCs/>
          <w:i/>
          <w:sz w:val="24"/>
          <w:szCs w:val="24"/>
        </w:rPr>
        <w:t xml:space="preserve"> waiting time</w:t>
      </w:r>
      <w:r>
        <w:rPr>
          <w:rFonts w:ascii="Times New Roman" w:hAnsi="Times New Roman" w:cs="Times New Roman"/>
          <w:bCs/>
          <w:sz w:val="24"/>
          <w:szCs w:val="24"/>
        </w:rPr>
        <w:t xml:space="preserve"> by observation and simulation.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{"citationItems":[{"id":"ITEM-1","itemData":{"DOI":"10.1016/j.tra.2011.06.010","ISSN":"09658564","abstract":"In order to attract more choice riders, transit service must not only have a high level of service in terms of frequency and travel time but also must be reliable. Although transit agencies continuously work to improve on-time performance, such efforts often come at a substantial cost. One inexpensive way to combat the perception of unreliability from the user perspective is real-time transit information. The OneBusAway transit traveler information system provides real-time next bus countdown information for riders of King County Metro via website, telephone, text-messaging, and smart phone applications. Although previous studies have looked at traveler response to real-time information, few have addressed real-time information via devices other than public display signs. For this study, researchers observed riders arriving at Seattle-area bus stops to measure their wait time while asking a series of questions, including how long they perceived that they had waited.The study found that for riders without real-time information, perceived wait time is greater than measured wait time. However, riders using real-time information do not perceive their wait time to be longer than their measured wait time. This is substantiated by the typical wait times that riders report. Real-time information users say that their average wait time is 7.5. min versus 9.9. min for those using traditional arrival information, a difference of about 30%. A model to predict the perceived wait time of bus riders was developed, with significant variables that include the measured wait time, an indicator variable for real-time information, an indicator variable for PM peak period, the bus frequency in buses per hour, and a self-reported typical aggravation level. The addition of real-time information decreases the perceived wait time by 0.7. min (about 13%).A critical finding of the study is that mobile real-time information reduces not only the perceived wait time, but also the actual wait time experienced by customers. Real-time information users in the study wait almost 2. min less than those arriving using traditional schedule information. Mobile real-time information has the ability to improve the experience of transit riders by making the information available to them before they reach the stop. © 2011 Elsevier Ltd.","author":[{"dropping-particle":"","family":"Watkins","given":"Kari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et al. 2011)","manualFormatting":"Watkins et al. (2011)","plainTextFormattedCitation":"(Watkins et al. 2011)","previouslyFormattedCitation":"(Watkins et al. 2011)"},"properties":{"noteIndex":0},"schema":"https://github.com/citation-style-language/schema/raw/master/csl-citation.json"}</w:instrText>
      </w:r>
      <w:r>
        <w:rPr>
          <w:rFonts w:ascii="Times New Roman" w:hAnsi="Times New Roman" w:cs="Times New Roman"/>
          <w:bCs/>
          <w:sz w:val="24"/>
          <w:szCs w:val="24"/>
        </w:rPr>
        <w:fldChar w:fldCharType="separate"/>
      </w:r>
      <w:r w:rsidRPr="005A464A">
        <w:rPr>
          <w:rFonts w:ascii="Times New Roman" w:hAnsi="Times New Roman" w:cs="Times New Roman"/>
          <w:bCs/>
          <w:noProof/>
          <w:sz w:val="24"/>
          <w:szCs w:val="24"/>
        </w:rPr>
        <w:t xml:space="preserve">Watkins et al. </w:t>
      </w:r>
      <w:r>
        <w:rPr>
          <w:rFonts w:ascii="Times New Roman" w:hAnsi="Times New Roman" w:cs="Times New Roman"/>
          <w:bCs/>
          <w:noProof/>
          <w:sz w:val="24"/>
          <w:szCs w:val="24"/>
        </w:rPr>
        <w:t>(</w:t>
      </w:r>
      <w:r w:rsidRPr="005A464A">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found that RTI users could save 2 minutes than non-RTI users by observation.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2016a)","manualFormatting":"Cats and Loutos (2016)","plainTextFormattedCitation":"(Cats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bCs/>
          <w:sz w:val="24"/>
          <w:szCs w:val="24"/>
        </w:rPr>
        <w:fldChar w:fldCharType="separate"/>
      </w:r>
      <w:r w:rsidRPr="0070034D">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70034D">
        <w:rPr>
          <w:rFonts w:ascii="Times New Roman" w:hAnsi="Times New Roman" w:cs="Times New Roman"/>
          <w:bCs/>
          <w:noProof/>
          <w:sz w:val="24"/>
          <w:szCs w:val="24"/>
        </w:rPr>
        <w:t>2016)</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introduced a better RTI prediction scheme that can save waiting time equivalent to introducing a 60% increase in service frequency in Stockholm.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evaluation","type":"article-journal","volume":"20"},"uris":["http://www.mendeley.com/documents/?uuid=7aaf7662-bad1-44c0-b1d4-43033cefe464"]}],"mendeley":{"formattedCitation":"(Cats and Loutos 2016b)","manualFormatting":"Cats and Loutos (2016b)","plainTextFormattedCitation":"(Cats and Loutos 2016b)","previouslyFormattedCitation":"(Cats and Loutos 2016b)"},"properties":{"noteIndex":0},"schema":"https://github.com/citation-style-language/schema/raw/master/csl-citation.json"}</w:instrText>
      </w:r>
      <w:r>
        <w:rPr>
          <w:rFonts w:ascii="Times New Roman" w:hAnsi="Times New Roman" w:cs="Times New Roman"/>
          <w:bCs/>
          <w:sz w:val="24"/>
          <w:szCs w:val="24"/>
        </w:rPr>
        <w:fldChar w:fldCharType="separate"/>
      </w:r>
      <w:r w:rsidRPr="00CA3E89">
        <w:rPr>
          <w:rFonts w:ascii="Times New Roman" w:hAnsi="Times New Roman" w:cs="Times New Roman"/>
          <w:bCs/>
          <w:noProof/>
          <w:sz w:val="24"/>
          <w:szCs w:val="24"/>
        </w:rPr>
        <w:t xml:space="preserve">Cats and Loutos </w:t>
      </w:r>
      <w:r>
        <w:rPr>
          <w:rFonts w:ascii="Times New Roman" w:hAnsi="Times New Roman" w:cs="Times New Roman"/>
          <w:bCs/>
          <w:noProof/>
          <w:sz w:val="24"/>
          <w:szCs w:val="24"/>
        </w:rPr>
        <w:t>(</w:t>
      </w:r>
      <w:r w:rsidRPr="00CA3E89">
        <w:rPr>
          <w:rFonts w:ascii="Times New Roman" w:hAnsi="Times New Roman" w:cs="Times New Roman"/>
          <w:bCs/>
          <w:noProof/>
          <w:sz w:val="24"/>
          <w:szCs w:val="24"/>
        </w:rPr>
        <w:t>2016b)</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also concluded that RTI could make waiting time estimate twice as close to the actual time than the schedule.</w:t>
      </w:r>
    </w:p>
    <w:p w14:paraId="5F5144B6" w14:textId="77777777" w:rsidR="007C3450" w:rsidRDefault="007C3450" w:rsidP="007C3450">
      <w:pPr>
        <w:jc w:val="both"/>
        <w:rPr>
          <w:rFonts w:ascii="Times New Roman" w:hAnsi="Times New Roman" w:cs="Times New Roman"/>
          <w:bCs/>
          <w:sz w:val="24"/>
          <w:szCs w:val="24"/>
        </w:rPr>
      </w:pPr>
      <w:r>
        <w:rPr>
          <w:rFonts w:ascii="Times New Roman" w:hAnsi="Times New Roman" w:cs="Times New Roman"/>
          <w:bCs/>
          <w:sz w:val="24"/>
          <w:szCs w:val="24"/>
        </w:rPr>
        <w:tab/>
        <w:t xml:space="preserve">However, some studies concluded that RTI has limited impact on both perceived and actual waiting time in some cities.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{"citationItems":[{"id":"ITEM-1","itemData":{"DOI":"10.5038/2375-0901.18.1.1","ISSN":"1077291X","abstract":"© 2015, University of South Florida. All rights reserved. Prior studies have assessed the impacts of real-time information (RTI) provided to bus and heavy rail riders but not commuter rail passengers. The objective of this research is to investigate the benefits of providing commuter rail RTI. The method is a three-part statistical analysis using data from an on-board survey on two commuter rail lines in the Boston region. The first analysis assesses overarching adoption, and the results show that one-third of commuter rail riders use RTI. The second part conducts difference of means tests and regression analysis on passenger wait times, which reveals that riders’ use of RTI is correlated with a decrease in self-reported “usual” wait times. The third part analyzes 12 quality-of-service indicators, which have a limited relationship with RTI utilization. The results suggest that the benefits of commuter rail RTI are modest. Despite this, many commuter rail riders choose to use this new information source, which has important implications for transit managers considering deploying RTI systems.","author":[{"dropping-particle":"","family":"Brakewood","given":"Candace","non-dropping-particle":"","parse-names":false,"suffix":""},{"dropping-particle":"","family":"Rojas","given":"Francisca","non-dropping-particle":"","parse-names":false,"suffix":""},{"dropping-particle":"","family":"Zegras","given":"P. Christopher","non-dropping-particle":"","parse-names":false,"suffix":""},{"dropping-particle":"","family":"Watkins","given":"Kari","non-dropping-particle":"","parse-names":false,"suffix":""},{"dropping-particle":"","family":"Robin","given":"Joshua","non-dropping-particle":"","parse-names":false,"suffix":""}],"container-title":"Journal of Public Transportation","id":"ITEM-1","issue":"1","issued":{"date-parts":[["2015"]]},"page":"1-20","publisher":"University of South Florida","title":"An analysis of commuter Rail real-time information in Boston","type":"article-journal","volume":"18"},"uris":["http://www.mendeley.com/documents/?uuid=d29101d5-98a8-49d7-a5b4-be11e90891d7"]}],"mendeley":{"formattedCitation":"(Brakewood et al. 2015)","manualFormatting":"Brakewood et al. (2015)","plainTextFormattedCitation":"(Brakewood et al. 2015)","previouslyFormattedCitation":"(Brakewood et al. 2015)"},"properties":{"noteIndex":0},"schema":"https://github.com/citation-style-language/schema/raw/master/csl-citation.json"}</w:instrText>
      </w:r>
      <w:r>
        <w:rPr>
          <w:rFonts w:ascii="Times New Roman" w:hAnsi="Times New Roman" w:cs="Times New Roman"/>
          <w:bCs/>
          <w:sz w:val="24"/>
          <w:szCs w:val="24"/>
        </w:rPr>
        <w:fldChar w:fldCharType="separate"/>
      </w:r>
      <w:r w:rsidRPr="00A56386">
        <w:rPr>
          <w:rFonts w:ascii="Times New Roman" w:hAnsi="Times New Roman" w:cs="Times New Roman"/>
          <w:bCs/>
          <w:noProof/>
          <w:sz w:val="24"/>
          <w:szCs w:val="24"/>
        </w:rPr>
        <w:t xml:space="preserve">Brakewood et al. </w:t>
      </w:r>
      <w:r>
        <w:rPr>
          <w:rFonts w:ascii="Times New Roman" w:hAnsi="Times New Roman" w:cs="Times New Roman"/>
          <w:bCs/>
          <w:noProof/>
          <w:sz w:val="24"/>
          <w:szCs w:val="24"/>
        </w:rPr>
        <w:t>(</w:t>
      </w:r>
      <w:r w:rsidRPr="00A56386">
        <w:rPr>
          <w:rFonts w:ascii="Times New Roman" w:hAnsi="Times New Roman" w:cs="Times New Roman"/>
          <w:bCs/>
          <w:noProof/>
          <w:sz w:val="24"/>
          <w:szCs w:val="24"/>
        </w:rPr>
        <w:t>2015)</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explored the impact of mobile platform RTI on Boston commuter rail services and concluded that perceived waiting time did not have a statistically significant difference between RTI and non-RTI users on the survey days. </w:t>
      </w:r>
      <w:r>
        <w:rPr>
          <w:rFonts w:ascii="Times New Roman" w:hAnsi="Times New Roman" w:cs="Times New Roman"/>
          <w:bCs/>
          <w:sz w:val="24"/>
          <w:szCs w:val="24"/>
        </w:rPr>
        <w:fldChar w:fldCharType="begin" w:fldLock="1"/>
      </w:r>
      <w:r>
        <w:rPr>
          <w:rFonts w:ascii="Times New Roman" w:hAnsi="Times New Roman" w:cs="Times New Roman"/>
          <w:bCs/>
          <w:sz w:val="24"/>
          <w:szCs w:val="24"/>
        </w:rPr>
        <w:instrText>ADDIN CSL_CITATION {"citationItems":[{"id":"ITEM-1","itemData":{"DOI":"10.5038/2375-0901.14.2.2","ISSN":"1077291X","abstract":"Intelligent transportation systems (ITS) have become common in public transit systems, particularly providing real-time transit information. For new implementations, it remains difficult to predict and quantify system and user benefits of technology implementation. Although previous studies have quantified the operational benefits of real-time transit traveler information systems, a gap in knowledge exists around passenger benefits of such systems. The objective of this research was to create a refined method for evaluating transit rider benefits from real-time traveler information and predict changes in traveler behavior. The study was conducted on a rural university campus, isolating the impacts of the system from the multiple influences that often affect transportation in larger metropolitan areas. This study uniquely integrated transit system performance, pedestrian travel times, and traffic simulation to determine travel times and predict mode split. Findings indicated that reducing passenger waiting anxiety was the most significant measure of traveler benefit from such a system. While the benefits found were specific to the study site, the methodology can be used for other transit systems evaluating real-time transit technology investments in rural or urban environments.","author":[{"dropping-particle":"","family":"Fries","given":"Ryan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Transportation","id":"ITEM-1","issue":"2","issued":{"date-parts":[["2011"]]},"page":"29-50","title":"University traveler value of potential real-time transit information","type":"article-journal","volume":"14"},"uris":["http://www.mendeley.com/documents/?uuid=ed48103a-d902-4fed-86f3-447166293619"]}],"mendeley":{"formattedCitation":"(Fries, Dunning, and Chowdhury 2011)","manualFormatting":"Fries, Dunning, and Chowdhury (2011)","plainTextFormattedCitation":"(Fries, Dunning, and Chowdhury 2011)","previouslyFormattedCitation":"(Fries, Dunning, and Chowdhury 2011)"},"properties":{"noteIndex":0},"schema":"https://github.com/citation-style-language/schema/raw/master/csl-citation.json"}</w:instrText>
      </w:r>
      <w:r>
        <w:rPr>
          <w:rFonts w:ascii="Times New Roman" w:hAnsi="Times New Roman" w:cs="Times New Roman"/>
          <w:bCs/>
          <w:sz w:val="24"/>
          <w:szCs w:val="24"/>
        </w:rPr>
        <w:fldChar w:fldCharType="separate"/>
      </w:r>
      <w:r w:rsidRPr="0096682B">
        <w:rPr>
          <w:rFonts w:ascii="Times New Roman" w:hAnsi="Times New Roman" w:cs="Times New Roman"/>
          <w:bCs/>
          <w:noProof/>
          <w:sz w:val="24"/>
          <w:szCs w:val="24"/>
        </w:rPr>
        <w:t xml:space="preserve">Fries, Dunning, and Chowdhury </w:t>
      </w:r>
      <w:r>
        <w:rPr>
          <w:rFonts w:ascii="Times New Roman" w:hAnsi="Times New Roman" w:cs="Times New Roman"/>
          <w:bCs/>
          <w:noProof/>
          <w:sz w:val="24"/>
          <w:szCs w:val="24"/>
        </w:rPr>
        <w:t>(</w:t>
      </w:r>
      <w:r w:rsidRPr="0096682B">
        <w:rPr>
          <w:rFonts w:ascii="Times New Roman" w:hAnsi="Times New Roman" w:cs="Times New Roman"/>
          <w:bCs/>
          <w:noProof/>
          <w:sz w:val="24"/>
          <w:szCs w:val="24"/>
        </w:rPr>
        <w:t>2011)</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used video feed to construct simulation model of waiting time and found pre-trip travel time savings, which is part of actual wait time, were small; the major benefit of RTI is anxiety reduction.</w:t>
      </w:r>
    </w:p>
    <w:p w14:paraId="4BC5EEDB" w14:textId="19D1018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overall impact </w:t>
      </w:r>
      <w:r w:rsidRPr="00832C18">
        <w:rPr>
          <w:rFonts w:ascii="Times New Roman" w:hAnsi="Times New Roman" w:cs="Times New Roman"/>
          <w:sz w:val="24"/>
          <w:szCs w:val="24"/>
        </w:rPr>
        <w:t>of</w:t>
      </w:r>
      <w:r>
        <w:rPr>
          <w:rFonts w:ascii="Times New Roman" w:hAnsi="Times New Roman" w:cs="Times New Roman"/>
          <w:sz w:val="24"/>
          <w:szCs w:val="24"/>
        </w:rPr>
        <w:t xml:space="preserve"> RTI on waiting time i</w:t>
      </w:r>
      <w:r>
        <w:rPr>
          <w:rFonts w:ascii="Times New Roman" w:hAnsi="Times New Roman" w:cs="Times New Roman" w:hint="eastAsia"/>
          <w:sz w:val="24"/>
          <w:szCs w:val="24"/>
        </w:rPr>
        <w:t>s</w:t>
      </w:r>
      <w:r>
        <w:rPr>
          <w:rFonts w:ascii="Times New Roman" w:hAnsi="Times New Roman" w:cs="Times New Roman"/>
          <w:sz w:val="24"/>
          <w:szCs w:val="24"/>
        </w:rPr>
        <w:t xml:space="preserve"> well-explored,</w:t>
      </w:r>
      <w:r w:rsidRPr="00494831">
        <w:rPr>
          <w:rFonts w:ascii="Times New Roman" w:hAnsi="Times New Roman" w:cs="Times New Roman"/>
          <w:sz w:val="24"/>
          <w:szCs w:val="24"/>
        </w:rPr>
        <w:t xml:space="preserve"> few studies investigate the variance</w:t>
      </w:r>
      <w:r>
        <w:rPr>
          <w:rFonts w:ascii="Times New Roman" w:hAnsi="Times New Roman" w:cs="Times New Roman"/>
          <w:sz w:val="24"/>
          <w:szCs w:val="24"/>
        </w:rPr>
        <w:t xml:space="preserve"> of these impacts</w:t>
      </w:r>
      <w:r w:rsidRPr="00494831">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Pr>
          <w:rFonts w:ascii="Times New Roman" w:hAnsi="Times New Roman" w:cs="Times New Roman"/>
          <w:sz w:val="24"/>
          <w:szCs w:val="24"/>
        </w:rPr>
        <w:fldChar w:fldCharType="separate"/>
      </w:r>
      <w:r w:rsidRPr="00126F71">
        <w:rPr>
          <w:rFonts w:ascii="Times New Roman" w:hAnsi="Times New Roman" w:cs="Times New Roman"/>
          <w:noProof/>
          <w:sz w:val="24"/>
          <w:szCs w:val="24"/>
        </w:rPr>
        <w:t>(Brakewood and Watkins 2019)</w:t>
      </w:r>
      <w:r>
        <w:rPr>
          <w:rFonts w:ascii="Times New Roman" w:hAnsi="Times New Roman" w:cs="Times New Roman"/>
          <w:sz w:val="24"/>
          <w:szCs w:val="24"/>
        </w:rPr>
        <w:fldChar w:fldCharType="end"/>
      </w:r>
      <w:r>
        <w:rPr>
          <w:rFonts w:ascii="Times New Roman" w:hAnsi="Times New Roman" w:cs="Times New Roman"/>
          <w:sz w:val="24"/>
          <w:szCs w:val="24"/>
        </w:rPr>
        <w:t xml:space="preserve">. Most studies focus on the overall average actual waiting time, perceived waiting time, or predicted time deviation; however, few studies investigated the variance of this impact on actual waiting time relative to transit system’s actual on-time performance. Empirical performance matters because on-time performance and delays can be heterogeneous within a system and even within a single route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In addition, a key decision of public transit users is when to leave home (or other origin) to travel to a stop; therefore, the impact of RTI on waiting times may vary with walking time to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E91427">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Due to the heterogeneity of on-time performance, the impact of RTI may also vary by the location of the stop within a route. This paper fills this research gap by analyzing the overall and </w:t>
      </w:r>
      <w:r w:rsidRPr="00DD6761">
        <w:rPr>
          <w:rFonts w:ascii="Times New Roman" w:hAnsi="Times New Roman" w:cs="Times New Roman"/>
          <w:sz w:val="24"/>
          <w:szCs w:val="24"/>
          <w:highlight w:val="yellow"/>
          <w:rPrChange w:id="2" w:author="Liu, Luyu" w:date="2020-09-17T13:30:00Z">
            <w:rPr>
              <w:rFonts w:ascii="Times New Roman" w:hAnsi="Times New Roman" w:cs="Times New Roman"/>
              <w:sz w:val="24"/>
              <w:szCs w:val="24"/>
            </w:rPr>
          </w:rPrChange>
        </w:rPr>
        <w:t>disaggregate</w:t>
      </w:r>
      <w:ins w:id="3" w:author="Liu, Luyu" w:date="2020-09-17T13:31:00Z">
        <w:r w:rsidR="00DD6761">
          <w:rPr>
            <w:rFonts w:ascii="Times New Roman" w:hAnsi="Times New Roman" w:cs="Times New Roman"/>
            <w:sz w:val="24"/>
            <w:szCs w:val="24"/>
          </w:rPr>
          <w:t>d</w:t>
        </w:r>
      </w:ins>
      <w:r>
        <w:rPr>
          <w:rFonts w:ascii="Times New Roman" w:hAnsi="Times New Roman" w:cs="Times New Roman"/>
          <w:sz w:val="24"/>
          <w:szCs w:val="24"/>
        </w:rPr>
        <w:t xml:space="preserve"> performance of different trip planning strategies that both ignore and exploit transit RTI based on the actual performance of a public transit system.</w:t>
      </w:r>
    </w:p>
    <w:p w14:paraId="03692140" w14:textId="77777777" w:rsidR="007C3450" w:rsidRPr="007B5D15" w:rsidRDefault="007C3450" w:rsidP="007C3450">
      <w:pPr>
        <w:rPr>
          <w:rFonts w:ascii="Times New Roman" w:hAnsi="Times New Roman" w:cs="Times New Roman"/>
          <w:sz w:val="24"/>
          <w:szCs w:val="24"/>
        </w:rPr>
      </w:pPr>
    </w:p>
    <w:p w14:paraId="732D57FB" w14:textId="77777777" w:rsidR="007C3450" w:rsidRPr="005719F8"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5719F8">
        <w:rPr>
          <w:rFonts w:ascii="Times New Roman" w:hAnsi="Times New Roman" w:cs="Times New Roman"/>
          <w:b/>
          <w:sz w:val="24"/>
          <w:szCs w:val="24"/>
          <w:u w:val="single"/>
        </w:rPr>
        <w:t>Methodology</w:t>
      </w:r>
    </w:p>
    <w:p w14:paraId="2D95402E" w14:textId="7A9D045E"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In this section, we</w:t>
      </w:r>
      <w:ins w:id="4" w:author="Liu, Luyu" w:date="2020-09-17T13:32:00Z">
        <w:r w:rsidR="00DD6761">
          <w:rPr>
            <w:rFonts w:ascii="Times New Roman" w:hAnsi="Times New Roman" w:cs="Times New Roman"/>
            <w:sz w:val="24"/>
            <w:szCs w:val="24"/>
          </w:rPr>
          <w:t xml:space="preserve"> first</w:t>
        </w:r>
      </w:ins>
      <w:r>
        <w:rPr>
          <w:rFonts w:ascii="Times New Roman" w:hAnsi="Times New Roman" w:cs="Times New Roman"/>
          <w:sz w:val="24"/>
          <w:szCs w:val="24"/>
        </w:rPr>
        <w:t xml:space="preserve"> introduce our data sources. Next, we conceptualize synchronization process between the user and the vehicle, and introduce the concepts of </w:t>
      </w:r>
      <w:r>
        <w:rPr>
          <w:rFonts w:ascii="Times New Roman" w:hAnsi="Times New Roman" w:cs="Times New Roman"/>
          <w:i/>
          <w:sz w:val="24"/>
          <w:szCs w:val="24"/>
        </w:rPr>
        <w:t>reclaimed delay</w:t>
      </w:r>
      <w:r>
        <w:rPr>
          <w:rFonts w:ascii="Times New Roman" w:hAnsi="Times New Roman" w:cs="Times New Roman"/>
          <w:sz w:val="24"/>
          <w:szCs w:val="24"/>
        </w:rPr>
        <w:t xml:space="preserve"> and </w:t>
      </w:r>
      <w:r w:rsidRPr="00351FFE">
        <w:rPr>
          <w:rFonts w:ascii="Times New Roman" w:hAnsi="Times New Roman" w:cs="Times New Roman"/>
          <w:i/>
          <w:sz w:val="24"/>
          <w:szCs w:val="24"/>
        </w:rPr>
        <w:t>discontinuity delay</w:t>
      </w:r>
      <w:r>
        <w:rPr>
          <w:rFonts w:ascii="Times New Roman" w:hAnsi="Times New Roman" w:cs="Times New Roman"/>
          <w:sz w:val="24"/>
          <w:szCs w:val="24"/>
        </w:rPr>
        <w:t xml:space="preserve">: the former related to over-estimation of bus arrival time, the later related to the RTI updating frequency. Both can have impacts on RTI users. Based on the synchronization theory, we propose </w:t>
      </w:r>
      <w:r>
        <w:rPr>
          <w:rFonts w:ascii="Times New Roman" w:hAnsi="Times New Roman" w:cs="Times New Roman"/>
          <w:sz w:val="24"/>
          <w:szCs w:val="24"/>
        </w:rPr>
        <w:lastRenderedPageBreak/>
        <w:t>and model several trip planning strategies representing the possible behaviors of users. We also optimize the RTI apps user’s strategy based on real-time data; this represents an ideal RTI app that provides pro-active advice to users. We also calculate the waiting time difference between RTI apps users and non-RTI users.</w:t>
      </w:r>
    </w:p>
    <w:p w14:paraId="51CBF2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study site is </w:t>
      </w:r>
      <w:r w:rsidRPr="005062FD">
        <w:rPr>
          <w:rFonts w:ascii="Times New Roman" w:hAnsi="Times New Roman" w:cs="Times New Roman"/>
          <w:sz w:val="24"/>
          <w:szCs w:val="24"/>
        </w:rPr>
        <w:t xml:space="preserve">Columbus, Ohio and </w:t>
      </w:r>
      <w:r>
        <w:rPr>
          <w:rFonts w:ascii="Times New Roman" w:hAnsi="Times New Roman" w:cs="Times New Roman"/>
          <w:sz w:val="24"/>
          <w:szCs w:val="24"/>
        </w:rPr>
        <w:t xml:space="preserve">the </w:t>
      </w:r>
      <w:r w:rsidRPr="005062FD">
        <w:rPr>
          <w:rFonts w:ascii="Times New Roman" w:hAnsi="Times New Roman" w:cs="Times New Roman"/>
          <w:sz w:val="24"/>
          <w:szCs w:val="24"/>
        </w:rPr>
        <w:t>Central Ohio Transit Authority (COTA).</w:t>
      </w:r>
      <w:r>
        <w:rPr>
          <w:rFonts w:ascii="Times New Roman" w:hAnsi="Times New Roman" w:cs="Times New Roman"/>
          <w:sz w:val="24"/>
          <w:szCs w:val="24"/>
        </w:rPr>
        <w:t xml:space="preserve"> </w:t>
      </w:r>
      <w:r w:rsidRPr="005062FD">
        <w:rPr>
          <w:rFonts w:ascii="Times New Roman" w:hAnsi="Times New Roman" w:cs="Times New Roman"/>
          <w:sz w:val="24"/>
          <w:szCs w:val="24"/>
        </w:rPr>
        <w:t xml:space="preserve">COTA bus system’s average headways are considerably large, </w:t>
      </w:r>
      <w:r>
        <w:rPr>
          <w:rFonts w:ascii="Times New Roman" w:hAnsi="Times New Roman" w:cs="Times New Roman"/>
          <w:sz w:val="24"/>
          <w:szCs w:val="24"/>
        </w:rPr>
        <w:t xml:space="preserve">meaning that public transit </w:t>
      </w:r>
      <w:r w:rsidRPr="005062FD">
        <w:rPr>
          <w:rFonts w:ascii="Times New Roman" w:hAnsi="Times New Roman" w:cs="Times New Roman"/>
          <w:sz w:val="24"/>
          <w:szCs w:val="24"/>
        </w:rPr>
        <w:t xml:space="preserve">waiting time </w:t>
      </w:r>
      <w:r>
        <w:rPr>
          <w:rFonts w:ascii="Times New Roman" w:hAnsi="Times New Roman" w:cs="Times New Roman"/>
          <w:sz w:val="24"/>
          <w:szCs w:val="24"/>
        </w:rPr>
        <w:t xml:space="preserve">is </w:t>
      </w:r>
      <w:r w:rsidRPr="005062FD">
        <w:rPr>
          <w:rFonts w:ascii="Times New Roman" w:hAnsi="Times New Roman" w:cs="Times New Roman"/>
          <w:sz w:val="24"/>
          <w:szCs w:val="24"/>
        </w:rPr>
        <w:t>a significant factor</w:t>
      </w:r>
      <w:r>
        <w:rPr>
          <w:rFonts w:ascii="Times New Roman" w:hAnsi="Times New Roman" w:cs="Times New Roman"/>
          <w:sz w:val="24"/>
          <w:szCs w:val="24"/>
        </w:rPr>
        <w:t xml:space="preserve"> in this system. Also, </w:t>
      </w:r>
      <w:r w:rsidRPr="005062FD">
        <w:rPr>
          <w:rFonts w:ascii="Times New Roman" w:hAnsi="Times New Roman" w:cs="Times New Roman"/>
          <w:sz w:val="24"/>
          <w:szCs w:val="24"/>
        </w:rPr>
        <w:t xml:space="preserve">as a typical car-oriented </w:t>
      </w:r>
      <w:r>
        <w:rPr>
          <w:rFonts w:ascii="Times New Roman" w:hAnsi="Times New Roman" w:cs="Times New Roman"/>
          <w:sz w:val="24"/>
          <w:szCs w:val="24"/>
        </w:rPr>
        <w:t xml:space="preserve">American </w:t>
      </w:r>
      <w:r w:rsidRPr="005062FD">
        <w:rPr>
          <w:rFonts w:ascii="Times New Roman" w:hAnsi="Times New Roman" w:cs="Times New Roman"/>
          <w:sz w:val="24"/>
          <w:szCs w:val="24"/>
        </w:rPr>
        <w:t>city, the case study can be easily expanded to other cities and larger scales with same data support and methodologies.</w:t>
      </w:r>
    </w:p>
    <w:p w14:paraId="1819CE1B" w14:textId="77777777" w:rsidR="007C3450" w:rsidRPr="00C13172" w:rsidRDefault="007C3450" w:rsidP="007C3450">
      <w:pPr>
        <w:spacing w:line="256" w:lineRule="auto"/>
        <w:jc w:val="both"/>
        <w:rPr>
          <w:rFonts w:ascii="Times New Roman" w:hAnsi="Times New Roman" w:cs="Times New Roman"/>
          <w:sz w:val="24"/>
          <w:szCs w:val="24"/>
        </w:rPr>
      </w:pPr>
    </w:p>
    <w:p w14:paraId="3104AC83"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Data</w:t>
      </w:r>
    </w:p>
    <w:p w14:paraId="1B5AFB1A"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We use two data sources to represent two major actors in a public transit system: </w:t>
      </w:r>
      <w:r w:rsidRPr="00857B91">
        <w:rPr>
          <w:rFonts w:ascii="Times New Roman" w:hAnsi="Times New Roman" w:cs="Times New Roman"/>
          <w:sz w:val="24"/>
          <w:szCs w:val="24"/>
        </w:rPr>
        <w:t>General Tr</w:t>
      </w:r>
      <w:r>
        <w:rPr>
          <w:rFonts w:ascii="Times New Roman" w:hAnsi="Times New Roman" w:cs="Times New Roman"/>
          <w:sz w:val="24"/>
          <w:szCs w:val="24"/>
        </w:rPr>
        <w:t xml:space="preserve">ansit Feed Specification (GTFS) real-time data corresponding to the information available to users and automated passenger counter data to represent the actual on-time performance behavior of the transit system. </w:t>
      </w:r>
    </w:p>
    <w:p w14:paraId="0C5FE24D" w14:textId="77777777" w:rsidR="007C3450" w:rsidRDefault="007C3450" w:rsidP="007C3450">
      <w:pPr>
        <w:pStyle w:val="xmsonormal"/>
        <w:jc w:val="both"/>
      </w:pPr>
      <w:r>
        <w:tab/>
        <w:t>General Transit Feed Specification (GTFS) real-time provides a standard protocol to effectively transmit transit real-time information with normalized standard. Most RTI apps</w:t>
      </w:r>
      <w:r w:rsidRPr="000D420D">
        <w:t xml:space="preserve"> use the </w:t>
      </w:r>
      <w:r>
        <w:t>estimated arrival time</w:t>
      </w:r>
      <w:r w:rsidRPr="000D420D">
        <w:t xml:space="preserve"> provided by GTFS trip update for the buses’ real-time information </w:t>
      </w:r>
      <w:r w:rsidRPr="000D420D">
        <w:fldChar w:fldCharType="begin" w:fldLock="1"/>
      </w:r>
      <w:r>
        <w:instrText>ADDIN CSL_CITATION {"citationItems":[{"id":"ITEM-1","itemData":{"URL":"https://medium.com/transit-app/how-we-shrank-our-trip-planner-till-it-didnt-need-data-84984ca56663","accessed":{"date-parts":[["2019","12","5"]]},"author":[{"dropping-particle":"","family":"Transit app","given":"","non-dropping-particle":"","parse-names":false,"suffix":""}],"id":"ITEM-1","issued":{"date-parts":[["2019"]]},"title":"How we shrank our trip planner till it didn’t need data. Introducing public transit’s fastest, tiniest, offline-capable trip planner","type":"webpage"},"uris":["http://www.mendeley.com/documents/?uuid=38f1c2df-062a-4cff-a6fd-5730b1d346d1","http://www.mendeley.com/documents/?uuid=9df0d14f-836f-412c-867b-7858db67f770"]},{"id":"ITEM-2","itemData":{"URL":"https://developers.google.com/transit/gtfs-realtime/guides/trip-updates","accessed":{"date-parts":[["2019","4","8"]]},"author":[{"dropping-particle":"","family":"Google Developers","given":"","non-dropping-particle":"","parse-names":false,"suffix":""}],"id":"ITEM-2","issued":{"date-parts":[["2018"]]},"title":"Trip Updates","type":"webpage"},"uris":["http://www.mendeley.com/documents/?uuid=d3ffd7a9-2483-4d48-8b66-3646dfa539d1"]}],"mendeley":{"formattedCitation":"(Google Developers 2018; Transit app 2019)","plainTextFormattedCitation":"(Google Developers 2018; Transit app 2019)","previouslyFormattedCitation":"(Google Developers 2018; Transit app 2019)"},"properties":{"noteIndex":0},"schema":"https://github.com/citation-style-language/schema/raw/master/csl-citation.json"}</w:instrText>
      </w:r>
      <w:r w:rsidRPr="000D420D">
        <w:fldChar w:fldCharType="separate"/>
      </w:r>
      <w:r w:rsidRPr="005A464A">
        <w:rPr>
          <w:noProof/>
        </w:rPr>
        <w:t>(Google Developers 2018; Transit app 2019)</w:t>
      </w:r>
      <w:r w:rsidRPr="000D420D">
        <w:fldChar w:fldCharType="end"/>
      </w:r>
      <w:r w:rsidRPr="000D420D">
        <w:t>.</w:t>
      </w:r>
      <w:r>
        <w:t xml:space="preserve"> Therefore, simulate RTI users’ behavior from the GTFS trip update data. </w:t>
      </w:r>
      <w:r w:rsidRPr="005062FD">
        <w:t xml:space="preserve">We collected </w:t>
      </w:r>
      <w:r>
        <w:t xml:space="preserve">the COTA </w:t>
      </w:r>
      <w:r w:rsidRPr="005062FD">
        <w:t xml:space="preserve">GTFS </w:t>
      </w:r>
      <w:r>
        <w:t>data</w:t>
      </w:r>
      <w:r w:rsidRPr="005062FD">
        <w:t xml:space="preserve"> in MongoDB and Python environment from May 2018 to May 2019; for GTFS real-time, we archived the streamed data with frequency of </w:t>
      </w:r>
      <w:r>
        <w:t>one</w:t>
      </w:r>
      <w:r w:rsidRPr="005062FD">
        <w:t xml:space="preserve"> minute for the same time period. </w:t>
      </w:r>
    </w:p>
    <w:p w14:paraId="55794CE2" w14:textId="77777777" w:rsidR="007C3450" w:rsidRDefault="007C3450" w:rsidP="007C3450">
      <w:pPr>
        <w:pStyle w:val="xmsonormal"/>
        <w:ind w:firstLine="720"/>
        <w:jc w:val="both"/>
      </w:pPr>
      <w:r>
        <w:t xml:space="preserve">A one minute update interval in our study represents a typical trip planning app update frequency. Table 1 shows the update frequency of all publicly available transit systems in the US that provide GTFS real-time feed from OpenMobilityData.org </w:t>
      </w:r>
      <w:r>
        <w:fldChar w:fldCharType="begin" w:fldLock="1"/>
      </w:r>
      <w:r>
        <w:instrText>ADDIN CSL_CITATION {"citationItems":[{"id":"ITEM-1","itemData":{"URL":"https://openmobilitydata.org/search?q=gtfsrt","author":[{"dropping-particle":"","family":"OpenMobilityData","given":"","non-dropping-particle":"","parse-names":false,"suffix":""}],"id":"ITEM-1","issued":{"date-parts":[["2020"]]},"title":"OpenMobilityData GTFS-RT","type":"webpage"},"uris":["http://www.mendeley.com/documents/?uuid=ed88416c-692c-4eb5-95fc-c214501f0c48"]}],"mendeley":{"formattedCitation":"(OpenMobilityData 2020)","plainTextFormattedCitation":"(OpenMobilityData 2020)","previouslyFormattedCitation":"(OpenMobilityData 2020)"},"properties":{"noteIndex":0},"schema":"https://github.com/citation-style-language/schema/raw/master/csl-citation.json"}</w:instrText>
      </w:r>
      <w:r>
        <w:fldChar w:fldCharType="separate"/>
      </w:r>
      <w:r w:rsidRPr="003C5161">
        <w:rPr>
          <w:noProof/>
        </w:rPr>
        <w:t>(OpenMobilityData 2020)</w:t>
      </w:r>
      <w:r>
        <w:fldChar w:fldCharType="end"/>
      </w:r>
      <w:r>
        <w:t xml:space="preserve">. </w:t>
      </w:r>
      <w:r>
        <w:rPr>
          <w:rFonts w:hint="eastAsia"/>
        </w:rPr>
        <w:t>We</w:t>
      </w:r>
      <w:r>
        <w:t xml:space="preserve"> use the GTFS real-time validator </w:t>
      </w:r>
      <w:r>
        <w:fldChar w:fldCharType="begin" w:fldLock="1"/>
      </w:r>
      <w:r>
        <w:instrText>ADDIN CSL_CITATION {"citationItems":[{"id":"ITEM-1","itemData":{"URL":"https://github.com/CUTR-at-USF/gtfs-realtime-validator","accessed":{"date-parts":[["2020","5","18"]]},"author":[{"dropping-particle":"","family":"Center for Urban Transportation Research @ USF","given":"","non-dropping-particle":"","parse-names":false,"suffix":""}],"id":"ITEM-1","issued":{"date-parts":[["2020"]]},"title":"gtfs-realtime-validator","type":"webpage"},"uris":["http://www.mendeley.com/documents/?uuid=dc522978-e5cf-4822-92ca-265ce66a9b88"]}],"mendeley":{"formattedCitation":"(Center for Urban Transportation Research @ USF 2020)","plainTextFormattedCitation":"(Center for Urban Transportation Research @ USF 2020)","previouslyFormattedCitation":"(Center for Urban Transportation Research @ USF 2020)"},"properties":{"noteIndex":0},"schema":"https://github.com/citation-style-language/schema/raw/master/csl-citation.json"}</w:instrText>
      </w:r>
      <w:r>
        <w:fldChar w:fldCharType="separate"/>
      </w:r>
      <w:r w:rsidRPr="0092117D">
        <w:rPr>
          <w:noProof/>
        </w:rPr>
        <w:t>(Center for Urban Transportation Research @ USF 2020)</w:t>
      </w:r>
      <w:r>
        <w:fldChar w:fldCharType="end"/>
      </w:r>
      <w:r>
        <w:t xml:space="preserve"> to measure the update frequency of each GTFS real-time feed as of May 2020. The table shows that the majority of the transit systems still have non-trivial interval between each update.</w:t>
      </w:r>
    </w:p>
    <w:tbl>
      <w:tblPr>
        <w:tblStyle w:val="TableGrid"/>
        <w:tblW w:w="0" w:type="auto"/>
        <w:tblLook w:val="04A0" w:firstRow="1" w:lastRow="0" w:firstColumn="1" w:lastColumn="0" w:noHBand="0" w:noVBand="1"/>
      </w:tblPr>
      <w:tblGrid>
        <w:gridCol w:w="2336"/>
        <w:gridCol w:w="2338"/>
        <w:gridCol w:w="2338"/>
        <w:gridCol w:w="2338"/>
      </w:tblGrid>
      <w:tr w:rsidR="007C3450" w14:paraId="5DC184CF" w14:textId="77777777" w:rsidTr="00D253A2">
        <w:tc>
          <w:tcPr>
            <w:tcW w:w="2336" w:type="dxa"/>
          </w:tcPr>
          <w:p w14:paraId="29875AB0" w14:textId="77777777" w:rsidR="007C3450" w:rsidRDefault="007C3450" w:rsidP="00D253A2">
            <w:pPr>
              <w:pStyle w:val="xmsonormal"/>
            </w:pPr>
            <w:r>
              <w:t>Transit system</w:t>
            </w:r>
          </w:p>
        </w:tc>
        <w:tc>
          <w:tcPr>
            <w:tcW w:w="2338" w:type="dxa"/>
          </w:tcPr>
          <w:p w14:paraId="48AECA95" w14:textId="77777777" w:rsidR="007C3450" w:rsidRDefault="007C3450" w:rsidP="00D253A2">
            <w:pPr>
              <w:pStyle w:val="xmsonormal"/>
            </w:pPr>
            <w:r>
              <w:t>GTFS update interval (secs)</w:t>
            </w:r>
          </w:p>
        </w:tc>
        <w:tc>
          <w:tcPr>
            <w:tcW w:w="2338" w:type="dxa"/>
          </w:tcPr>
          <w:p w14:paraId="749E9C41" w14:textId="77777777" w:rsidR="007C3450" w:rsidRDefault="007C3450" w:rsidP="00D253A2">
            <w:pPr>
              <w:pStyle w:val="xmsonormal"/>
            </w:pPr>
            <w:r>
              <w:t>Transit system</w:t>
            </w:r>
          </w:p>
        </w:tc>
        <w:tc>
          <w:tcPr>
            <w:tcW w:w="2338" w:type="dxa"/>
          </w:tcPr>
          <w:p w14:paraId="03DD598F" w14:textId="77777777" w:rsidR="007C3450" w:rsidRDefault="007C3450" w:rsidP="00D253A2">
            <w:pPr>
              <w:pStyle w:val="xmsonormal"/>
            </w:pPr>
            <w:r>
              <w:t>GTFS update interval (secs)</w:t>
            </w:r>
          </w:p>
        </w:tc>
      </w:tr>
      <w:tr w:rsidR="007C3450" w14:paraId="3436D1F4" w14:textId="77777777" w:rsidTr="00D253A2">
        <w:tc>
          <w:tcPr>
            <w:tcW w:w="2336" w:type="dxa"/>
          </w:tcPr>
          <w:p w14:paraId="6410EC70" w14:textId="77777777" w:rsidR="007C3450" w:rsidRDefault="007C3450" w:rsidP="00D253A2">
            <w:pPr>
              <w:pStyle w:val="xmsonormal"/>
            </w:pPr>
            <w:r>
              <w:t>MBTA, Boston, MA</w:t>
            </w:r>
          </w:p>
        </w:tc>
        <w:tc>
          <w:tcPr>
            <w:tcW w:w="2338" w:type="dxa"/>
          </w:tcPr>
          <w:p w14:paraId="784B6C76" w14:textId="77777777" w:rsidR="007C3450" w:rsidRDefault="007C3450" w:rsidP="00D253A2">
            <w:pPr>
              <w:pStyle w:val="xmsonormal"/>
            </w:pPr>
            <w:r>
              <w:t>~5</w:t>
            </w:r>
          </w:p>
        </w:tc>
        <w:tc>
          <w:tcPr>
            <w:tcW w:w="2338" w:type="dxa"/>
          </w:tcPr>
          <w:p w14:paraId="008CDAAA" w14:textId="77777777" w:rsidR="007C3450" w:rsidRPr="00F47AF7" w:rsidRDefault="007C3450" w:rsidP="00D253A2">
            <w:pPr>
              <w:pStyle w:val="xmsonormal"/>
            </w:pPr>
            <w:r>
              <w:t xml:space="preserve">Go Metro, </w:t>
            </w:r>
            <w:r w:rsidRPr="002D4586">
              <w:t>Cincinnati</w:t>
            </w:r>
            <w:r>
              <w:t>, OH</w:t>
            </w:r>
          </w:p>
        </w:tc>
        <w:tc>
          <w:tcPr>
            <w:tcW w:w="2338" w:type="dxa"/>
          </w:tcPr>
          <w:p w14:paraId="36AD5F89" w14:textId="77777777" w:rsidR="007C3450" w:rsidRDefault="007C3450" w:rsidP="00D253A2">
            <w:pPr>
              <w:pStyle w:val="xmsonormal"/>
            </w:pPr>
            <w:r>
              <w:t>~30</w:t>
            </w:r>
          </w:p>
        </w:tc>
      </w:tr>
      <w:tr w:rsidR="007C3450" w14:paraId="0CC1CD2F" w14:textId="77777777" w:rsidTr="00D253A2">
        <w:tc>
          <w:tcPr>
            <w:tcW w:w="2336" w:type="dxa"/>
          </w:tcPr>
          <w:p w14:paraId="36215203" w14:textId="77777777" w:rsidR="007C3450" w:rsidRDefault="007C3450" w:rsidP="00D253A2">
            <w:pPr>
              <w:pStyle w:val="xmsonormal"/>
            </w:pPr>
            <w:r>
              <w:t>Community transit, Seattle, WA</w:t>
            </w:r>
          </w:p>
        </w:tc>
        <w:tc>
          <w:tcPr>
            <w:tcW w:w="2338" w:type="dxa"/>
          </w:tcPr>
          <w:p w14:paraId="375404CC" w14:textId="77777777" w:rsidR="007C3450" w:rsidRDefault="007C3450" w:rsidP="00D253A2">
            <w:pPr>
              <w:pStyle w:val="xmsonormal"/>
            </w:pPr>
            <w:r>
              <w:t>~10</w:t>
            </w:r>
          </w:p>
        </w:tc>
        <w:tc>
          <w:tcPr>
            <w:tcW w:w="2338" w:type="dxa"/>
          </w:tcPr>
          <w:p w14:paraId="2D48D96E" w14:textId="77777777" w:rsidR="007C3450" w:rsidRDefault="007C3450" w:rsidP="00D253A2">
            <w:pPr>
              <w:pStyle w:val="xmsonormal"/>
            </w:pPr>
            <w:r>
              <w:t>DCTA, Denton, TX</w:t>
            </w:r>
          </w:p>
        </w:tc>
        <w:tc>
          <w:tcPr>
            <w:tcW w:w="2338" w:type="dxa"/>
          </w:tcPr>
          <w:p w14:paraId="5ECA2A33"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73A53D53" w14:textId="77777777" w:rsidTr="00D253A2">
        <w:tc>
          <w:tcPr>
            <w:tcW w:w="2336" w:type="dxa"/>
          </w:tcPr>
          <w:p w14:paraId="01E931B6" w14:textId="77777777" w:rsidR="007C3450" w:rsidRDefault="007C3450" w:rsidP="00D253A2">
            <w:pPr>
              <w:pStyle w:val="xmsonormal"/>
            </w:pPr>
            <w:r w:rsidRPr="002D4586">
              <w:t>CATA</w:t>
            </w:r>
            <w:r>
              <w:t>,</w:t>
            </w:r>
            <w:r w:rsidRPr="002D4586">
              <w:t xml:space="preserve"> </w:t>
            </w:r>
            <w:r>
              <w:t>L</w:t>
            </w:r>
            <w:r w:rsidRPr="002D4586">
              <w:t>ansing</w:t>
            </w:r>
            <w:r>
              <w:t>, MI</w:t>
            </w:r>
          </w:p>
        </w:tc>
        <w:tc>
          <w:tcPr>
            <w:tcW w:w="2338" w:type="dxa"/>
          </w:tcPr>
          <w:p w14:paraId="6A24B7FB" w14:textId="77777777" w:rsidR="007C3450" w:rsidRDefault="007C3450" w:rsidP="00D253A2">
            <w:pPr>
              <w:pStyle w:val="xmsonormal"/>
            </w:pPr>
            <w:r>
              <w:t>10 – 20</w:t>
            </w:r>
          </w:p>
        </w:tc>
        <w:tc>
          <w:tcPr>
            <w:tcW w:w="2338" w:type="dxa"/>
          </w:tcPr>
          <w:p w14:paraId="1DB3001D" w14:textId="77777777" w:rsidR="007C3450" w:rsidRDefault="007C3450" w:rsidP="00D253A2">
            <w:pPr>
              <w:pStyle w:val="xmsonormal"/>
            </w:pPr>
            <w:r w:rsidRPr="002D4586">
              <w:t>VIA</w:t>
            </w:r>
            <w:r>
              <w:t>,</w:t>
            </w:r>
            <w:r w:rsidRPr="002D4586">
              <w:t xml:space="preserve"> San Antonio</w:t>
            </w:r>
            <w:r>
              <w:t>, TX</w:t>
            </w:r>
          </w:p>
        </w:tc>
        <w:tc>
          <w:tcPr>
            <w:tcW w:w="2338" w:type="dxa"/>
          </w:tcPr>
          <w:p w14:paraId="7718208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FF9F10" w14:textId="77777777" w:rsidTr="00D253A2">
        <w:tc>
          <w:tcPr>
            <w:tcW w:w="2336" w:type="dxa"/>
          </w:tcPr>
          <w:p w14:paraId="252E8846" w14:textId="77777777" w:rsidR="007C3450" w:rsidRDefault="007C3450" w:rsidP="00D253A2">
            <w:pPr>
              <w:pStyle w:val="xmsonormal"/>
            </w:pPr>
            <w:r>
              <w:t>MST, Monterey, CA</w:t>
            </w:r>
          </w:p>
        </w:tc>
        <w:tc>
          <w:tcPr>
            <w:tcW w:w="2338" w:type="dxa"/>
          </w:tcPr>
          <w:p w14:paraId="052EA74C" w14:textId="77777777" w:rsidR="007C3450" w:rsidRDefault="007C3450" w:rsidP="00D253A2">
            <w:pPr>
              <w:pStyle w:val="xmsonormal"/>
            </w:pPr>
            <w:r>
              <w:t>10 – 20</w:t>
            </w:r>
          </w:p>
        </w:tc>
        <w:tc>
          <w:tcPr>
            <w:tcW w:w="2338" w:type="dxa"/>
          </w:tcPr>
          <w:p w14:paraId="69D4B51F" w14:textId="77777777" w:rsidR="007C3450" w:rsidRDefault="007C3450" w:rsidP="00D253A2">
            <w:pPr>
              <w:pStyle w:val="xmsonormal"/>
            </w:pPr>
            <w:r>
              <w:t>HART, Tampa, FL</w:t>
            </w:r>
          </w:p>
        </w:tc>
        <w:tc>
          <w:tcPr>
            <w:tcW w:w="2338" w:type="dxa"/>
          </w:tcPr>
          <w:p w14:paraId="20354E0A"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07B10784" w14:textId="77777777" w:rsidTr="00D253A2">
        <w:tc>
          <w:tcPr>
            <w:tcW w:w="2336" w:type="dxa"/>
          </w:tcPr>
          <w:p w14:paraId="648602F3" w14:textId="77777777" w:rsidR="007C3450" w:rsidRDefault="007C3450" w:rsidP="00D253A2">
            <w:pPr>
              <w:pStyle w:val="xmsonormal"/>
            </w:pPr>
            <w:r>
              <w:t>RTC, Southern Nevada</w:t>
            </w:r>
          </w:p>
        </w:tc>
        <w:tc>
          <w:tcPr>
            <w:tcW w:w="2338" w:type="dxa"/>
          </w:tcPr>
          <w:p w14:paraId="042C11D4" w14:textId="77777777" w:rsidR="007C3450" w:rsidRDefault="007C3450" w:rsidP="00D253A2">
            <w:pPr>
              <w:pStyle w:val="xmsonormal"/>
            </w:pPr>
            <w:r>
              <w:t xml:space="preserve">10 – 20 </w:t>
            </w:r>
          </w:p>
        </w:tc>
        <w:tc>
          <w:tcPr>
            <w:tcW w:w="2338" w:type="dxa"/>
          </w:tcPr>
          <w:p w14:paraId="29B4948F" w14:textId="77777777" w:rsidR="007C3450" w:rsidRDefault="007C3450" w:rsidP="00D253A2">
            <w:pPr>
              <w:pStyle w:val="xmsonormal"/>
            </w:pPr>
            <w:r>
              <w:t xml:space="preserve">LTD, </w:t>
            </w:r>
            <w:hyperlink r:id="rId8" w:history="1">
              <w:r w:rsidRPr="00417AC3">
                <w:t>Eugene,</w:t>
              </w:r>
            </w:hyperlink>
            <w:r w:rsidRPr="00417AC3">
              <w:t xml:space="preserve"> OR</w:t>
            </w:r>
          </w:p>
        </w:tc>
        <w:tc>
          <w:tcPr>
            <w:tcW w:w="2338" w:type="dxa"/>
          </w:tcPr>
          <w:p w14:paraId="0FB401AD"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2DFCFA1F" w14:textId="77777777" w:rsidTr="00D253A2">
        <w:tc>
          <w:tcPr>
            <w:tcW w:w="2336" w:type="dxa"/>
          </w:tcPr>
          <w:p w14:paraId="2D7A193D" w14:textId="77777777" w:rsidR="007C3450" w:rsidRDefault="007C3450" w:rsidP="00D253A2">
            <w:pPr>
              <w:pStyle w:val="xmsonormal"/>
            </w:pPr>
            <w:r>
              <w:t>Votran, Daytona Beach, FL</w:t>
            </w:r>
          </w:p>
        </w:tc>
        <w:tc>
          <w:tcPr>
            <w:tcW w:w="2338" w:type="dxa"/>
          </w:tcPr>
          <w:p w14:paraId="4026FB2C" w14:textId="77777777" w:rsidR="007C3450" w:rsidRDefault="007C3450" w:rsidP="00D253A2">
            <w:pPr>
              <w:pStyle w:val="xmsonormal"/>
            </w:pPr>
            <w:r>
              <w:t>10 – 20</w:t>
            </w:r>
          </w:p>
        </w:tc>
        <w:tc>
          <w:tcPr>
            <w:tcW w:w="2338" w:type="dxa"/>
          </w:tcPr>
          <w:p w14:paraId="327EA1CC" w14:textId="77777777" w:rsidR="007C3450" w:rsidRDefault="007C3450" w:rsidP="00D253A2">
            <w:pPr>
              <w:pStyle w:val="xmsonormal"/>
            </w:pPr>
            <w:r>
              <w:t>Metro Transit, Madison, WI</w:t>
            </w:r>
          </w:p>
        </w:tc>
        <w:tc>
          <w:tcPr>
            <w:tcW w:w="2338" w:type="dxa"/>
          </w:tcPr>
          <w:p w14:paraId="3F11EEA5"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16432397" w14:textId="77777777" w:rsidTr="00D253A2">
        <w:tc>
          <w:tcPr>
            <w:tcW w:w="2336" w:type="dxa"/>
          </w:tcPr>
          <w:p w14:paraId="5D144A5B" w14:textId="77777777" w:rsidR="007C3450" w:rsidRDefault="007C3450" w:rsidP="00D253A2">
            <w:pPr>
              <w:pStyle w:val="xmsonormal"/>
            </w:pPr>
            <w:r>
              <w:lastRenderedPageBreak/>
              <w:t>ART, Arlington, VA</w:t>
            </w:r>
          </w:p>
        </w:tc>
        <w:tc>
          <w:tcPr>
            <w:tcW w:w="2338" w:type="dxa"/>
          </w:tcPr>
          <w:p w14:paraId="6E756FC1" w14:textId="77777777" w:rsidR="007C3450" w:rsidRDefault="007C3450" w:rsidP="00D253A2">
            <w:pPr>
              <w:pStyle w:val="xmsonormal"/>
            </w:pPr>
            <w:r>
              <w:t xml:space="preserve">20 – 30 </w:t>
            </w:r>
          </w:p>
        </w:tc>
        <w:tc>
          <w:tcPr>
            <w:tcW w:w="2338" w:type="dxa"/>
          </w:tcPr>
          <w:p w14:paraId="2A4D3221" w14:textId="77777777" w:rsidR="007C3450" w:rsidRDefault="007C3450" w:rsidP="00D253A2">
            <w:pPr>
              <w:pStyle w:val="xmsonormal"/>
            </w:pPr>
            <w:r>
              <w:t>MTA, MD</w:t>
            </w:r>
          </w:p>
        </w:tc>
        <w:tc>
          <w:tcPr>
            <w:tcW w:w="2338" w:type="dxa"/>
          </w:tcPr>
          <w:p w14:paraId="6E88EEEE"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37DFEA7A" w14:textId="77777777" w:rsidTr="00D253A2">
        <w:tc>
          <w:tcPr>
            <w:tcW w:w="2336" w:type="dxa"/>
          </w:tcPr>
          <w:p w14:paraId="28B9068A" w14:textId="77777777" w:rsidR="007C3450" w:rsidRDefault="007C3450" w:rsidP="00D253A2">
            <w:pPr>
              <w:pStyle w:val="xmsonormal"/>
            </w:pPr>
            <w:r w:rsidRPr="00F47AF7">
              <w:t>Big Blue Bus</w:t>
            </w:r>
            <w:r>
              <w:t>, Los Angeles, CA</w:t>
            </w:r>
          </w:p>
        </w:tc>
        <w:tc>
          <w:tcPr>
            <w:tcW w:w="2338" w:type="dxa"/>
          </w:tcPr>
          <w:p w14:paraId="5D3C95D3" w14:textId="77777777" w:rsidR="007C3450" w:rsidRDefault="007C3450" w:rsidP="00D253A2">
            <w:pPr>
              <w:pStyle w:val="xmsonormal"/>
            </w:pPr>
            <w:r>
              <w:t>20 – 30</w:t>
            </w:r>
          </w:p>
        </w:tc>
        <w:tc>
          <w:tcPr>
            <w:tcW w:w="2338" w:type="dxa"/>
          </w:tcPr>
          <w:p w14:paraId="784CBA9B" w14:textId="77777777" w:rsidR="007C3450" w:rsidRDefault="007C3450" w:rsidP="00D253A2">
            <w:pPr>
              <w:pStyle w:val="xmsonormal"/>
            </w:pPr>
            <w:r>
              <w:t>RTA, Riverside, CA</w:t>
            </w:r>
          </w:p>
        </w:tc>
        <w:tc>
          <w:tcPr>
            <w:tcW w:w="2338" w:type="dxa"/>
          </w:tcPr>
          <w:p w14:paraId="329FCF49" w14:textId="77777777" w:rsidR="007C3450" w:rsidRPr="00A16E86" w:rsidRDefault="007C3450" w:rsidP="00D253A2">
            <w:pPr>
              <w:rPr>
                <w:rFonts w:ascii="Times New Roman" w:hAnsi="Times New Roman" w:cs="Times New Roman"/>
                <w:sz w:val="24"/>
                <w:szCs w:val="24"/>
              </w:rPr>
            </w:pPr>
            <w:r w:rsidRPr="00A16E86">
              <w:rPr>
                <w:rFonts w:ascii="Times New Roman" w:hAnsi="Times New Roman" w:cs="Times New Roman"/>
                <w:sz w:val="24"/>
                <w:szCs w:val="24"/>
              </w:rPr>
              <w:t>~30</w:t>
            </w:r>
          </w:p>
        </w:tc>
      </w:tr>
      <w:tr w:rsidR="007C3450" w14:paraId="61A736C0" w14:textId="77777777" w:rsidTr="00D253A2">
        <w:tc>
          <w:tcPr>
            <w:tcW w:w="2336" w:type="dxa"/>
          </w:tcPr>
          <w:p w14:paraId="243324B0" w14:textId="77777777" w:rsidR="007C3450" w:rsidRPr="00F47AF7" w:rsidRDefault="007C3450" w:rsidP="00D253A2">
            <w:pPr>
              <w:pStyle w:val="xmsonormal"/>
            </w:pPr>
            <w:r w:rsidRPr="002D4586">
              <w:t>Calgary Transit</w:t>
            </w:r>
            <w:r>
              <w:t>, Calgary, Alberta, Canada</w:t>
            </w:r>
          </w:p>
        </w:tc>
        <w:tc>
          <w:tcPr>
            <w:tcW w:w="2338" w:type="dxa"/>
          </w:tcPr>
          <w:p w14:paraId="591329A9" w14:textId="77777777" w:rsidR="007C3450" w:rsidRDefault="007C3450" w:rsidP="00D253A2">
            <w:pPr>
              <w:pStyle w:val="xmsonormal"/>
            </w:pPr>
            <w:r>
              <w:t>~30</w:t>
            </w:r>
          </w:p>
        </w:tc>
        <w:tc>
          <w:tcPr>
            <w:tcW w:w="2338" w:type="dxa"/>
          </w:tcPr>
          <w:p w14:paraId="4F321B4D" w14:textId="77777777" w:rsidR="007C3450" w:rsidRPr="00EC6845" w:rsidRDefault="007C3450" w:rsidP="00D253A2">
            <w:pPr>
              <w:pStyle w:val="xmsonormal"/>
            </w:pPr>
            <w:r w:rsidRPr="00EC6845">
              <w:t>Capital metro</w:t>
            </w:r>
            <w:r>
              <w:t>, Austin, TX</w:t>
            </w:r>
          </w:p>
        </w:tc>
        <w:tc>
          <w:tcPr>
            <w:tcW w:w="2338" w:type="dxa"/>
          </w:tcPr>
          <w:p w14:paraId="504E29D2" w14:textId="77777777" w:rsidR="007C3450" w:rsidRPr="00EC6845" w:rsidRDefault="007C3450" w:rsidP="00D253A2">
            <w:pPr>
              <w:pStyle w:val="xmsonormal"/>
            </w:pPr>
            <w:r>
              <w:t>~60</w:t>
            </w:r>
          </w:p>
        </w:tc>
      </w:tr>
      <w:tr w:rsidR="007C3450" w14:paraId="0114EC07" w14:textId="77777777" w:rsidTr="00D253A2">
        <w:tc>
          <w:tcPr>
            <w:tcW w:w="2336" w:type="dxa"/>
          </w:tcPr>
          <w:p w14:paraId="66EC5F4E" w14:textId="77777777" w:rsidR="007C3450" w:rsidRPr="00F47AF7" w:rsidRDefault="007C3450" w:rsidP="00D253A2">
            <w:pPr>
              <w:pStyle w:val="xmsonormal"/>
            </w:pPr>
            <w:r w:rsidRPr="002D4586">
              <w:t>BART</w:t>
            </w:r>
            <w:r>
              <w:t>, San Francisco, CA</w:t>
            </w:r>
          </w:p>
        </w:tc>
        <w:tc>
          <w:tcPr>
            <w:tcW w:w="2338" w:type="dxa"/>
          </w:tcPr>
          <w:p w14:paraId="15112155" w14:textId="77777777" w:rsidR="007C3450" w:rsidRDefault="007C3450" w:rsidP="00D253A2">
            <w:pPr>
              <w:pStyle w:val="xmsonormal"/>
            </w:pPr>
            <w:r>
              <w:t>~30</w:t>
            </w:r>
          </w:p>
        </w:tc>
        <w:tc>
          <w:tcPr>
            <w:tcW w:w="2338" w:type="dxa"/>
          </w:tcPr>
          <w:p w14:paraId="4D38863B" w14:textId="77777777" w:rsidR="007C3450" w:rsidRPr="00EC6845" w:rsidRDefault="007C3450" w:rsidP="00D253A2">
            <w:pPr>
              <w:pStyle w:val="xmsonormal"/>
            </w:pPr>
            <w:r>
              <w:t>CT Transit, Hartford, CT</w:t>
            </w:r>
          </w:p>
        </w:tc>
        <w:tc>
          <w:tcPr>
            <w:tcW w:w="2338" w:type="dxa"/>
          </w:tcPr>
          <w:p w14:paraId="0C8262CC" w14:textId="77777777" w:rsidR="007C3450" w:rsidRPr="00EC6845" w:rsidRDefault="007C3450" w:rsidP="00D253A2">
            <w:pPr>
              <w:pStyle w:val="xmsonormal"/>
            </w:pPr>
            <w:r>
              <w:t>&gt;60</w:t>
            </w:r>
          </w:p>
        </w:tc>
      </w:tr>
    </w:tbl>
    <w:p w14:paraId="1AAF79B3" w14:textId="77777777" w:rsidR="007C3450" w:rsidRDefault="007C3450" w:rsidP="007C3450">
      <w:pPr>
        <w:pStyle w:val="xmsonormal"/>
        <w:jc w:val="center"/>
      </w:pPr>
      <w:bookmarkStart w:id="5" w:name="_Ref42961485"/>
      <w:r>
        <w:t xml:space="preserve">Table </w:t>
      </w:r>
      <w:r w:rsidR="003A174B">
        <w:fldChar w:fldCharType="begin"/>
      </w:r>
      <w:r w:rsidR="003A174B">
        <w:instrText xml:space="preserve"> SEQ Table \* ARABIC </w:instrText>
      </w:r>
      <w:r w:rsidR="003A174B">
        <w:fldChar w:fldCharType="separate"/>
      </w:r>
      <w:r>
        <w:t>1</w:t>
      </w:r>
      <w:r w:rsidR="003A174B">
        <w:fldChar w:fldCharType="end"/>
      </w:r>
      <w:bookmarkEnd w:id="5"/>
      <w:r>
        <w:t>: GTFS real-time update frequency for 20 transit systems in the United States.</w:t>
      </w:r>
    </w:p>
    <w:p w14:paraId="58DC817F"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A</w:t>
      </w:r>
      <w:r w:rsidRPr="00AF7E83">
        <w:rPr>
          <w:rFonts w:ascii="Times New Roman" w:hAnsi="Times New Roman" w:cs="Times New Roman"/>
          <w:sz w:val="24"/>
          <w:szCs w:val="24"/>
        </w:rPr>
        <w:t xml:space="preserve">lthough </w:t>
      </w:r>
      <w:r>
        <w:rPr>
          <w:rFonts w:ascii="Times New Roman" w:hAnsi="Times New Roman" w:cs="Times New Roman"/>
          <w:sz w:val="24"/>
          <w:szCs w:val="24"/>
        </w:rPr>
        <w:t xml:space="preserve">GTFS data’s resolution is relatively high, its </w:t>
      </w:r>
      <w:r w:rsidRPr="004039DB">
        <w:rPr>
          <w:rFonts w:ascii="Times New Roman" w:hAnsi="Times New Roman" w:cs="Times New Roman"/>
          <w:i/>
          <w:sz w:val="24"/>
          <w:szCs w:val="24"/>
        </w:rPr>
        <w:t>temporal accuracy</w:t>
      </w:r>
      <w:r>
        <w:rPr>
          <w:rFonts w:ascii="Times New Roman" w:hAnsi="Times New Roman" w:cs="Times New Roman"/>
          <w:sz w:val="24"/>
          <w:szCs w:val="24"/>
        </w:rPr>
        <w:t xml:space="preserve"> can be improved for determining realized wait times. </w:t>
      </w:r>
      <w:r>
        <w:rPr>
          <w:rFonts w:ascii="Times New Roman" w:eastAsia="Yu Mincho" w:hAnsi="Times New Roman" w:cs="Times New Roman"/>
          <w:sz w:val="24"/>
          <w:szCs w:val="24"/>
          <w:lang w:eastAsia="ja-JP"/>
        </w:rPr>
        <w:t>Temporal accuracy</w:t>
      </w:r>
      <w:r w:rsidRPr="00E714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difference between </w:t>
      </w:r>
      <w:r w:rsidRPr="00E714F0">
        <w:rPr>
          <w:rFonts w:ascii="Times New Roman" w:eastAsia="Yu Mincho" w:hAnsi="Times New Roman" w:cs="Times New Roman"/>
          <w:sz w:val="24"/>
          <w:szCs w:val="24"/>
          <w:lang w:eastAsia="ja-JP"/>
        </w:rPr>
        <w:t xml:space="preserve">the measure’s recorded time </w:t>
      </w:r>
      <w:r>
        <w:rPr>
          <w:rFonts w:ascii="Times New Roman" w:eastAsia="Yu Mincho" w:hAnsi="Times New Roman" w:cs="Times New Roman"/>
          <w:sz w:val="24"/>
          <w:szCs w:val="24"/>
          <w:lang w:eastAsia="ja-JP"/>
        </w:rPr>
        <w:t xml:space="preserve">and </w:t>
      </w:r>
      <w:r w:rsidRPr="00E714F0">
        <w:rPr>
          <w:rFonts w:ascii="Times New Roman" w:eastAsia="Yu Mincho" w:hAnsi="Times New Roman" w:cs="Times New Roman"/>
          <w:sz w:val="24"/>
          <w:szCs w:val="24"/>
          <w:lang w:eastAsia="ja-JP"/>
        </w:rPr>
        <w:t>the actual time</w:t>
      </w:r>
      <w:r>
        <w:rPr>
          <w:rFonts w:ascii="Times New Roman" w:eastAsia="Yu Mincho" w:hAnsi="Times New Roman" w:cs="Times New Roman"/>
          <w:sz w:val="24"/>
          <w:szCs w:val="24"/>
          <w:lang w:eastAsia="ja-JP"/>
        </w:rPr>
        <w:t xml:space="preserve">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 this r</w:t>
      </w:r>
      <w:r w:rsidRPr="00D94E97">
        <w:rPr>
          <w:rFonts w:ascii="Times New Roman" w:eastAsia="Yu Mincho" w:hAnsi="Times New Roman" w:cs="Times New Roman"/>
          <w:sz w:val="24"/>
          <w:szCs w:val="24"/>
          <w:lang w:eastAsia="ja-JP"/>
        </w:rPr>
        <w:t xml:space="preserve">epresents the systematic error caused by the temporal delay of measurement. </w:t>
      </w:r>
      <w:r>
        <w:rPr>
          <w:rFonts w:ascii="Times New Roman" w:eastAsia="Yu Mincho" w:hAnsi="Times New Roman" w:cs="Times New Roman"/>
          <w:sz w:val="24"/>
          <w:szCs w:val="24"/>
          <w:lang w:eastAsia="ja-JP"/>
        </w:rPr>
        <w:t xml:space="preserve">Since </w:t>
      </w:r>
      <w:r w:rsidRPr="00D94E97">
        <w:rPr>
          <w:rFonts w:ascii="Times New Roman" w:eastAsia="Yu Mincho" w:hAnsi="Times New Roman" w:cs="Times New Roman"/>
          <w:sz w:val="24"/>
          <w:szCs w:val="24"/>
          <w:lang w:eastAsia="ja-JP"/>
        </w:rPr>
        <w:t>GTFS data is updated</w:t>
      </w:r>
      <w:r>
        <w:rPr>
          <w:rFonts w:ascii="Times New Roman" w:hAnsi="Times New Roman" w:cs="Times New Roman"/>
          <w:sz w:val="24"/>
          <w:szCs w:val="24"/>
        </w:rPr>
        <w:t xml:space="preserve"> at a fixed interval, the reported times of bus arrivals at stops could be different from the actual arrival times. To improve temporal accuracy for estimating wait times, we used automated passenger counter (APC) data. These data are event-driven: rather than updated at a fixed temporal interval, they are updated when the arrival/departure event at a stop occurs. However, because the APC devices are not installed on every bus, the system coverage is not 100% unlike GTFS. Correspondingly, we merged the APC data and GTFS to achieve both higher temporal accuracy and 100% system coverage: for every trip and stop, query in the APC database and overwrite the GTFS record if APC record exists </w:t>
      </w:r>
      <w:r w:rsidRPr="00F47251">
        <w:rPr>
          <w:rFonts w:ascii="Times New Roman" w:hAnsi="Times New Roman" w:cs="Times New Roman"/>
          <w:sz w:val="24"/>
          <w:szCs w:val="24"/>
        </w:rPr>
        <w:fldChar w:fldCharType="begin" w:fldLock="1"/>
      </w:r>
      <w:r w:rsidRPr="00F47251">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sidRPr="00F47251">
        <w:rPr>
          <w:rFonts w:ascii="Times New Roman" w:hAnsi="Times New Roman" w:cs="Times New Roman"/>
          <w:sz w:val="24"/>
          <w:szCs w:val="24"/>
        </w:rPr>
        <w:fldChar w:fldCharType="separate"/>
      </w:r>
      <w:r w:rsidRPr="00F47251">
        <w:rPr>
          <w:rFonts w:ascii="Times New Roman" w:hAnsi="Times New Roman" w:cs="Times New Roman"/>
          <w:noProof/>
          <w:sz w:val="24"/>
          <w:szCs w:val="24"/>
        </w:rPr>
        <w:t>(Liu and Miller 2020)</w:t>
      </w:r>
      <w:r w:rsidRPr="00F47251">
        <w:rPr>
          <w:rFonts w:ascii="Times New Roman" w:hAnsi="Times New Roman" w:cs="Times New Roman"/>
          <w:sz w:val="24"/>
          <w:szCs w:val="24"/>
        </w:rPr>
        <w:fldChar w:fldCharType="end"/>
      </w:r>
      <w:r w:rsidRPr="00F47251">
        <w:rPr>
          <w:rFonts w:ascii="Times New Roman" w:hAnsi="Times New Roman" w:cs="Times New Roman"/>
          <w:sz w:val="24"/>
          <w:szCs w:val="24"/>
        </w:rPr>
        <w:t>.</w:t>
      </w:r>
      <w:r>
        <w:rPr>
          <w:rFonts w:ascii="Times New Roman" w:hAnsi="Times New Roman" w:cs="Times New Roman"/>
          <w:sz w:val="24"/>
          <w:szCs w:val="24"/>
        </w:rPr>
        <w:t xml:space="preserve"> </w:t>
      </w:r>
      <w:r w:rsidRPr="0058164C">
        <w:rPr>
          <w:rFonts w:ascii="Times New Roman" w:hAnsi="Times New Roman" w:cs="Times New Roman"/>
          <w:sz w:val="24"/>
          <w:szCs w:val="24"/>
        </w:rPr>
        <w:t xml:space="preserve">We </w:t>
      </w:r>
      <w:r>
        <w:rPr>
          <w:rFonts w:ascii="Times New Roman" w:hAnsi="Times New Roman" w:cs="Times New Roman"/>
          <w:sz w:val="24"/>
          <w:szCs w:val="24"/>
        </w:rPr>
        <w:t>obtained</w:t>
      </w:r>
      <w:r w:rsidRPr="0058164C">
        <w:rPr>
          <w:rFonts w:ascii="Times New Roman" w:hAnsi="Times New Roman" w:cs="Times New Roman"/>
          <w:sz w:val="24"/>
          <w:szCs w:val="24"/>
        </w:rPr>
        <w:t xml:space="preserve"> APC data from COTA </w:t>
      </w:r>
      <w:r>
        <w:rPr>
          <w:rFonts w:ascii="Times New Roman" w:hAnsi="Times New Roman" w:cs="Times New Roman"/>
          <w:sz w:val="24"/>
          <w:szCs w:val="24"/>
        </w:rPr>
        <w:t xml:space="preserve">for the period </w:t>
      </w:r>
      <w:r w:rsidRPr="0058164C">
        <w:rPr>
          <w:rFonts w:ascii="Times New Roman" w:hAnsi="Times New Roman" w:cs="Times New Roman"/>
          <w:sz w:val="24"/>
          <w:szCs w:val="24"/>
        </w:rPr>
        <w:t>May 2018 to May 2019.</w:t>
      </w:r>
    </w:p>
    <w:p w14:paraId="1E60D6B1" w14:textId="77777777" w:rsidR="007C3450" w:rsidRDefault="007C3450" w:rsidP="007C3450">
      <w:pPr>
        <w:ind w:firstLine="720"/>
        <w:jc w:val="both"/>
        <w:rPr>
          <w:rFonts w:ascii="Times New Roman" w:hAnsi="Times New Roman" w:cs="Times New Roman"/>
          <w:sz w:val="24"/>
          <w:szCs w:val="24"/>
        </w:rPr>
      </w:pPr>
    </w:p>
    <w:p w14:paraId="04191587" w14:textId="77777777" w:rsidR="007C3450" w:rsidRDefault="007C3450" w:rsidP="007C3450">
      <w:pPr>
        <w:ind w:firstLine="720"/>
        <w:jc w:val="both"/>
        <w:rPr>
          <w:rFonts w:ascii="Times New Roman" w:hAnsi="Times New Roman" w:cs="Times New Roman"/>
          <w:sz w:val="24"/>
          <w:szCs w:val="24"/>
        </w:rPr>
      </w:pPr>
    </w:p>
    <w:p w14:paraId="515B8B9F" w14:textId="77777777" w:rsidR="007C3450" w:rsidRPr="005719F8" w:rsidRDefault="007C3450" w:rsidP="007C3450">
      <w:pPr>
        <w:pStyle w:val="ListParagraph"/>
        <w:numPr>
          <w:ilvl w:val="1"/>
          <w:numId w:val="5"/>
        </w:numPr>
        <w:spacing w:line="256" w:lineRule="auto"/>
        <w:rPr>
          <w:rFonts w:ascii="Times New Roman" w:hAnsi="Times New Roman" w:cs="Times New Roman"/>
          <w:b/>
          <w:sz w:val="24"/>
          <w:szCs w:val="24"/>
        </w:rPr>
      </w:pPr>
      <w:r w:rsidRPr="005719F8">
        <w:rPr>
          <w:rFonts w:ascii="Times New Roman" w:hAnsi="Times New Roman" w:cs="Times New Roman"/>
          <w:b/>
          <w:sz w:val="24"/>
          <w:szCs w:val="24"/>
        </w:rPr>
        <w:t>Synchronization</w:t>
      </w:r>
    </w:p>
    <w:p w14:paraId="400839B7" w14:textId="77777777" w:rsidR="007C3450" w:rsidRDefault="007C3450" w:rsidP="007C3450">
      <w:pPr>
        <w:jc w:val="both"/>
        <w:rPr>
          <w:rFonts w:ascii="Times New Roman" w:hAnsi="Times New Roman" w:cs="Times New Roman"/>
          <w:sz w:val="24"/>
          <w:szCs w:val="24"/>
        </w:rPr>
      </w:pPr>
      <w:r>
        <w:rPr>
          <w:rStyle w:val="TimesNewRomanChar"/>
        </w:rPr>
        <w:t xml:space="preserve">We conceptualize catching </w:t>
      </w:r>
      <w:r w:rsidRPr="00E86BF0">
        <w:rPr>
          <w:rStyle w:val="TimesNewRomanChar"/>
        </w:rPr>
        <w:t>a bus</w:t>
      </w:r>
      <w:r>
        <w:rPr>
          <w:rFonts w:ascii="Times New Roman" w:hAnsi="Times New Roman" w:cs="Times New Roman"/>
          <w:sz w:val="24"/>
          <w:szCs w:val="24"/>
        </w:rPr>
        <w:t xml:space="preserve"> as a synchronization process between the walking trip to the target stop and the target bus’s </w:t>
      </w:r>
      <w:r>
        <w:rPr>
          <w:rFonts w:ascii="Times New Roman" w:hAnsi="Times New Roman" w:cs="Times New Roman"/>
          <w:i/>
          <w:sz w:val="24"/>
          <w:szCs w:val="24"/>
        </w:rPr>
        <w:t>trip sequence array</w:t>
      </w:r>
      <w:r>
        <w:rPr>
          <w:rFonts w:ascii="Times New Roman" w:hAnsi="Times New Roman" w:cs="Times New Roman"/>
          <w:sz w:val="24"/>
          <w:szCs w:val="24"/>
        </w:rPr>
        <w:t>. Trip sequence array is the collection of trips running on the same route and in the same direction as the target bus.</w:t>
      </w:r>
    </w:p>
    <w:p w14:paraId="169AEAFD"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Studies","id":"ITEM-1","issued":{"date-parts":[["2020","6","17"]]},"note":"doi: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and Miller 2020)","plainTextFormattedCitation":"(Liu and Miller 2020)","previouslyFormattedCitation":"(Liu and Miller 2020)"},"properties":{"noteIndex":0},"schema":"https://github.com/citation-style-language/schema/raw/master/csl-citation.json"}</w:instrText>
      </w:r>
      <w:r>
        <w:rPr>
          <w:rFonts w:ascii="Times New Roman" w:hAnsi="Times New Roman" w:cs="Times New Roman"/>
          <w:sz w:val="24"/>
          <w:szCs w:val="24"/>
        </w:rPr>
        <w:fldChar w:fldCharType="separate"/>
      </w:r>
      <w:r w:rsidRPr="004400AC">
        <w:rPr>
          <w:rFonts w:ascii="Times New Roman" w:hAnsi="Times New Roman" w:cs="Times New Roman"/>
          <w:noProof/>
          <w:sz w:val="24"/>
          <w:szCs w:val="24"/>
        </w:rPr>
        <w:t>(Liu and Miller 2020)</w:t>
      </w:r>
      <w:r>
        <w:rPr>
          <w:rFonts w:ascii="Times New Roman" w:hAnsi="Times New Roman" w:cs="Times New Roman"/>
          <w:sz w:val="24"/>
          <w:szCs w:val="24"/>
        </w:rPr>
        <w:fldChar w:fldCharType="end"/>
      </w:r>
      <w:r>
        <w:rPr>
          <w:rFonts w:ascii="Times New Roman" w:hAnsi="Times New Roman" w:cs="Times New Roman"/>
          <w:sz w:val="24"/>
          <w:szCs w:val="24"/>
        </w:rPr>
        <w:t>. DD is an integer indicator that represent how many buses the user loses in the trip sequence array:</w:t>
      </w:r>
      <w:r w:rsidRPr="00F64BC6">
        <w:rPr>
          <w:rFonts w:ascii="Times New Roman" w:eastAsia="Yu Mincho" w:hAnsi="Times New Roman" w:cs="Times New Roman"/>
          <w:sz w:val="24"/>
          <w:szCs w:val="24"/>
          <w:lang w:eastAsia="ja-JP"/>
        </w:rPr>
        <w:t xml:space="preserve"> </w:t>
      </w:r>
      <w:r w:rsidRPr="00E714F0">
        <w:rPr>
          <w:rFonts w:ascii="Times New Roman" w:eastAsia="Yu Mincho" w:hAnsi="Times New Roman" w:cs="Times New Roman"/>
          <w:sz w:val="24"/>
          <w:szCs w:val="24"/>
          <w:lang w:eastAsia="ja-JP"/>
        </w:rPr>
        <w:t xml:space="preserve">it represents the order number of the actual bus before/after the scheduled bus. For example,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after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xml:space="preserve">; if the actual bus is the </w:t>
      </w:r>
      <w:r w:rsidRPr="00E714F0">
        <w:rPr>
          <w:rFonts w:ascii="Times New Roman" w:eastAsia="Yu Mincho" w:hAnsi="Times New Roman" w:cs="Times New Roman"/>
          <w:i/>
          <w:sz w:val="24"/>
          <w:szCs w:val="24"/>
          <w:lang w:eastAsia="ja-JP"/>
        </w:rPr>
        <w:t>n-th</w:t>
      </w:r>
      <w:r w:rsidRPr="00E714F0">
        <w:rPr>
          <w:rFonts w:ascii="Times New Roman" w:eastAsia="Yu Mincho" w:hAnsi="Times New Roman" w:cs="Times New Roman"/>
          <w:sz w:val="24"/>
          <w:szCs w:val="24"/>
          <w:lang w:eastAsia="ja-JP"/>
        </w:rPr>
        <w:t xml:space="preserve"> bus before the scheduled bus, the DD is </w:t>
      </w:r>
      <w:r w:rsidRPr="00E714F0">
        <w:rPr>
          <w:rFonts w:ascii="Times New Roman" w:eastAsia="Yu Mincho" w:hAnsi="Times New Roman" w:cs="Times New Roman"/>
          <w:i/>
          <w:sz w:val="24"/>
          <w:szCs w:val="24"/>
          <w:lang w:eastAsia="ja-JP"/>
        </w:rPr>
        <w:t>-n</w:t>
      </w:r>
      <w:r w:rsidRPr="00E714F0">
        <w:rPr>
          <w:rFonts w:ascii="Times New Roman" w:eastAsia="Yu Mincho" w:hAnsi="Times New Roman" w:cs="Times New Roman"/>
          <w:sz w:val="24"/>
          <w:szCs w:val="24"/>
          <w:lang w:eastAsia="ja-JP"/>
        </w:rPr>
        <w:t>; if the actual bus is the scheduled bus, then the DD is 0.</w:t>
      </w:r>
    </w:p>
    <w:p w14:paraId="5035A6A7" w14:textId="77777777" w:rsidR="007C3450" w:rsidRPr="0016347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synchronizing, the process of walking is linear: the users can control the walking time by selecting their home departure time. </w:t>
      </w:r>
      <w:r w:rsidRPr="001349DE">
        <w:rPr>
          <w:rFonts w:ascii="Times New Roman" w:hAnsi="Times New Roman" w:cs="Times New Roman"/>
          <w:sz w:val="24"/>
          <w:szCs w:val="24"/>
        </w:rPr>
        <w:t xml:space="preserve">Except for very crowded conditions in dense cities, </w:t>
      </w:r>
      <w:r w:rsidRPr="001349DE">
        <w:rPr>
          <w:rFonts w:ascii="Times New Roman" w:hAnsi="Times New Roman" w:cs="Times New Roman"/>
          <w:sz w:val="24"/>
          <w:szCs w:val="24"/>
        </w:rPr>
        <w:lastRenderedPageBreak/>
        <w:t>we can assume walking time is linear with respect to distance</w:t>
      </w:r>
      <w:r>
        <w:rPr>
          <w:rFonts w:ascii="Times New Roman" w:hAnsi="Times New Roman" w:cs="Times New Roman"/>
          <w:sz w:val="24"/>
          <w:szCs w:val="24"/>
        </w:rPr>
        <w:t>. In contrast, the actual real-time performance of the bus is non-linear: the bus will not run at a fixed velocity and the expected time of arrival of bus at the stop is constantly changing. T</w:t>
      </w:r>
      <w:r w:rsidRPr="00163470">
        <w:rPr>
          <w:rFonts w:ascii="Times New Roman" w:hAnsi="Times New Roman" w:cs="Times New Roman"/>
          <w:sz w:val="24"/>
          <w:szCs w:val="24"/>
        </w:rPr>
        <w:t xml:space="preserve">he vehicle operator can change the vehicle’s speed based on conditions in real-time. Most relevant to our question, a vehicle operator can make up for an initial delay by increasing speed. Indeed, public transit agencies value on-time performance and may incentivize drivers to compensate for delays when possible, considering speed limits and safety considerations. </w:t>
      </w:r>
    </w:p>
    <w:p w14:paraId="35473E18" w14:textId="68740155" w:rsidR="007C3450" w:rsidRPr="00D253A2" w:rsidRDefault="007C3450" w:rsidP="007C3450">
      <w:pPr>
        <w:ind w:firstLine="720"/>
        <w:jc w:val="both"/>
        <w:rPr>
          <w:rStyle w:val="TimesNewRomanChar"/>
        </w:rPr>
      </w:pPr>
      <w:r>
        <w:rPr>
          <w:rFonts w:ascii="Times New Roman" w:hAnsi="Times New Roman" w:cs="Times New Roman"/>
          <w:sz w:val="24"/>
          <w:szCs w:val="24"/>
        </w:rPr>
        <w:t xml:space="preserve">We therefore introduce the concept of </w:t>
      </w:r>
      <w:r w:rsidRPr="00113206">
        <w:rPr>
          <w:rFonts w:ascii="Times New Roman" w:hAnsi="Times New Roman" w:cs="Times New Roman"/>
          <w:i/>
          <w:sz w:val="24"/>
          <w:szCs w:val="24"/>
        </w:rPr>
        <w:t>reclaimed delay</w:t>
      </w:r>
      <w:r>
        <w:rPr>
          <w:rFonts w:ascii="Times New Roman" w:hAnsi="Times New Roman" w:cs="Times New Roman"/>
          <w:i/>
          <w:sz w:val="24"/>
          <w:szCs w:val="24"/>
        </w:rPr>
        <w:t>.</w:t>
      </w:r>
      <w:r>
        <w:rPr>
          <w:rFonts w:ascii="Times New Roman" w:hAnsi="Times New Roman" w:cs="Times New Roman"/>
          <w:sz w:val="24"/>
          <w:szCs w:val="24"/>
        </w:rPr>
        <w:t xml:space="preserve"> Similar to delay propagation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USA","type":"article-journal"},"uris":["http://www.mendeley.com/documents/?uuid=5149072e-19c6-43d2-81f7-9f9fb874ff77"]}],"mendeley":{"formattedCitation":"(Park et al. 2019)","plainTextFormattedCitation":"(Park et al. 2019)","previouslyFormattedCitation":"(Park et al. 2019)"},"properties":{"noteIndex":0},"schema":"https://github.com/citation-style-language/schema/raw/master/csl-citation.json"}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and riding time deviation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performance","type":"article-journal","volume":"145"},"uris":["http://www.mendeley.com/documents/?uuid=5f056a50-65ea-4882-a5c4-bb6541f2ad61"]}],"mendeley":{"formattedCitation":"(Cats 2019)","plainTextFormattedCitation":"(Cats 2019)","previouslyFormattedCitation":"(Cats 2019)"},"properties":{"noteIndex":0},"schema":"https://github.com/citation-style-language/schema/raw/master/csl-citation.json"}</w:instrText>
      </w:r>
      <w:r>
        <w:rPr>
          <w:rFonts w:ascii="Times New Roman" w:hAnsi="Times New Roman" w:cs="Times New Roman"/>
          <w:sz w:val="24"/>
          <w:szCs w:val="24"/>
        </w:rPr>
        <w:fldChar w:fldCharType="separate"/>
      </w:r>
      <w:r w:rsidRPr="008A318A">
        <w:rPr>
          <w:rFonts w:ascii="Times New Roman" w:hAnsi="Times New Roman" w:cs="Times New Roman"/>
          <w:noProof/>
          <w:sz w:val="24"/>
          <w:szCs w:val="24"/>
        </w:rPr>
        <w:t>(Cats 2019)</w:t>
      </w:r>
      <w:r>
        <w:rPr>
          <w:rFonts w:ascii="Times New Roman" w:hAnsi="Times New Roman" w:cs="Times New Roman"/>
          <w:sz w:val="24"/>
          <w:szCs w:val="24"/>
        </w:rPr>
        <w:fldChar w:fldCharType="end"/>
      </w:r>
      <w:r>
        <w:rPr>
          <w:rFonts w:ascii="Times New Roman" w:hAnsi="Times New Roman" w:cs="Times New Roman"/>
          <w:sz w:val="24"/>
          <w:szCs w:val="24"/>
        </w:rPr>
        <w:t>, it is the time difference between the estimated time of departure estimated before the bus arrival and the actual time of departure at the target stop</w:t>
      </w:r>
      <w:r w:rsidDel="008F43F7">
        <w:rPr>
          <w:rFonts w:ascii="Times New Roman" w:hAnsi="Times New Roman" w:cs="Times New Roman"/>
          <w:sz w:val="24"/>
          <w:szCs w:val="24"/>
        </w:rPr>
        <w:t xml:space="preserve"> </w:t>
      </w:r>
      <w:r>
        <w:rPr>
          <w:rFonts w:ascii="Times New Roman" w:hAnsi="Times New Roman" w:cs="Times New Roman"/>
          <w:sz w:val="24"/>
          <w:szCs w:val="24"/>
        </w:rPr>
        <w:t xml:space="preserve">. It measures the over-estimation caused by bus accelerating, short signals, and skipping stops between two stops. Many studies reported the impact of the delay propagation on transit performance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{"citationItems":[{"id":"ITEM-1","itemData":{"ISSN":"2473-2907","author":[{"dropping-particle":"","family":"Cats","given":"Oded","non-dropping-particle":"","parse-names":false,"suffix":""}],"container-title":"Journal of Transportation Engineering, Part A: Systems","id":"ITEM-1","issue":"1","issued":{"date-parts":[["2019"]]},"page":"4018078","publisher":"American Society of Civil Engineers","title":"Determinants of bus riding time deviations: Relationship between driving patterns and transit performance","type":"article-journal","volume":"145"},"uris":["http://www.mendeley.com/documents/?uuid=5f056a50-65ea-4882-a5c4-bb6541f2ad61"]},{"id":"ITEM-2","itemData":{"DOI":"10.1080/13658816.2019.1608997","ISSN":"13623087","abstract":"ABSTRACTPublic transit vehicles such as buses operate within shared transportation networks subject to dynamic conditions and disruptions such as traffic congestion. The operational delays caused b...","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Science","id":"ITEM-2","issued":{"date-parts":[["2019"]]},"page":"1-26","publisher":"Taylor &amp; Francis","title":"Assessing public transit performance using real-time data: spatiotemporal patterns of bus operation delays in Columbus, Ohio, USA","type":"article-journal"},"uris":["http://www.mendeley.com/documents/?uuid=5149072e-19c6-43d2-81f7-9f9fb874ff77"]}],"mendeley":{"formattedCitation":"(Cats 2019; Park et al. 2019)","plainTextFormattedCitation":"(Cats 2019; Park et al. 2019)","previouslyFormattedCitation":"(Cats 2019; Park et al. 2019)"},"properties":{"noteIndex":0},"schema":"https://github.com/citation-style-language/schema/raw/master/csl-citation.json"}</w:instrText>
      </w:r>
      <w:r>
        <w:rPr>
          <w:rFonts w:ascii="Times New Roman" w:hAnsi="Times New Roman" w:cs="Times New Roman"/>
          <w:sz w:val="24"/>
          <w:szCs w:val="24"/>
        </w:rPr>
        <w:fldChar w:fldCharType="separate"/>
      </w:r>
      <w:r w:rsidRPr="008D4F13">
        <w:rPr>
          <w:rFonts w:ascii="Times New Roman" w:hAnsi="Times New Roman" w:cs="Times New Roman"/>
          <w:noProof/>
          <w:sz w:val="24"/>
          <w:szCs w:val="24"/>
        </w:rPr>
        <w:t>(Cats 2019; Park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ridership and running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{"citationItems":[{"id":"ITEM-1","itemData":{"ISSN":"0361-1981","author":[{"dropping-particle":"","family":"El-Geneidy","given":"Ahmed M","non-dropping-particle":"","parse-names":false,"suffix":""},{"dropping-particle":"","family":"Strathman","given":"James G","non-dropping-particle":"","parse-names":false,"suffix":""},{"dropping-particle":"","family":"Kimpel","given":"Thomas J","non-dropping-particle":"","parse-names":false,"suffix":""},{"dropping-particle":"","family":"Crout","given":"David T","non-dropping-particle":"","parse-names":false,"suffix":""}],"container-title":"Transportation Research Record","id":"ITEM-1","issue":"1","issued":{"date-parts":[["2006"]]},"page":"32-41","publisher":"SAGE Publications Sage CA: Los Angeles, CA","title":"Effects of bus stop consolidation on passenger activity and transit operations","type":"article-journal","volume":"1971"},"uris":["http://www.mendeley.com/documents/?uuid=7d8ed390-0b5f-46a4-9979-9b89fbc83e60"]},{"id":"ITEM-2","itemData":{"ISSN":"</w:instrText>
      </w:r>
      <w:r>
        <w:rPr>
          <w:rFonts w:ascii="Times New Roman" w:hAnsi="Times New Roman" w:cs="Times New Roman" w:hint="eastAsia"/>
          <w:sz w:val="24"/>
          <w:szCs w:val="24"/>
        </w:rPr>
        <w:instrText>0197-6729","author":[{"dropping-particle":"","family":"El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Geneidy","given":"Ahmed M","non-dropping-particle":"","parse-names":false,"suffix":""},{"dropping-particle":"","family":"Horning","given":"Jessica","non-dropping-particle":"","parse-names":false,"s</w:instrText>
      </w:r>
      <w:r>
        <w:rPr>
          <w:rFonts w:ascii="Times New Roman" w:hAnsi="Times New Roman" w:cs="Times New Roman"/>
          <w:sz w:val="24"/>
          <w:szCs w:val="24"/>
        </w:rPr>
        <w:instrText>uffix":""},{"dropping-particle":"","family":"Krizek","given":"Kevin J","non-dropping-particle":"","parse-names":false,"suffix":""}],"container-title":"Journal of Advanced Transportation","id":"ITEM-2","issue":"1","issued":{"date-parts":[["2011"]]},"page":"66-79","publisher":"Wiley Online Library","title":"Analyzing transit service reliability using detailed data from automatic vehicular locator systems","type":"article-journal","volume":"45"},"uris":["http://www.mendeley.com/documents/?uuid=f294089c-f47e-</w:instrText>
      </w:r>
      <w:r>
        <w:rPr>
          <w:rFonts w:ascii="Times New Roman" w:hAnsi="Times New Roman" w:cs="Times New Roman" w:hint="eastAsia"/>
          <w:sz w:val="24"/>
          <w:szCs w:val="24"/>
        </w:rPr>
        <w:instrText>4cf6-8270-b23893a423f9"]}],"mendeley":{"formattedCitation":"(El-Geneidy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2011)","plainTextFormattedCitation":"(El-Geneidy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2011)","previouslyFormattedCitation":"(El-Geneidy et al. 2006; El</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Geneidy, Horning, and Krizek 2011)"},"properties":{"noteIndex":0},"schema":"https://github.com/citation-style-language/schema/raw/master/csl-citation.json"}</w:instrText>
      </w:r>
      <w:r>
        <w:rPr>
          <w:rFonts w:ascii="Times New Roman" w:hAnsi="Times New Roman" w:cs="Times New Roman"/>
          <w:sz w:val="24"/>
          <w:szCs w:val="24"/>
        </w:rPr>
        <w:fldChar w:fldCharType="separate"/>
      </w:r>
      <w:r w:rsidRPr="000F0CA7">
        <w:rPr>
          <w:rFonts w:ascii="Times New Roman" w:hAnsi="Times New Roman" w:cs="Times New Roman" w:hint="eastAsia"/>
          <w:noProof/>
          <w:sz w:val="24"/>
          <w:szCs w:val="24"/>
        </w:rPr>
        <w:t>(El-Geneidy et al. 2006; El</w:t>
      </w:r>
      <w:r w:rsidRPr="000F0CA7">
        <w:rPr>
          <w:rFonts w:ascii="Times New Roman" w:hAnsi="Times New Roman" w:cs="Times New Roman" w:hint="eastAsia"/>
          <w:noProof/>
          <w:sz w:val="24"/>
          <w:szCs w:val="24"/>
        </w:rPr>
        <w:t>‐</w:t>
      </w:r>
      <w:r w:rsidRPr="000F0CA7">
        <w:rPr>
          <w:rFonts w:ascii="Times New Roman" w:hAnsi="Times New Roman" w:cs="Times New Roman" w:hint="eastAsia"/>
          <w:noProof/>
          <w:sz w:val="24"/>
          <w:szCs w:val="24"/>
        </w:rPr>
        <w:t>Geneidy, Horning, and Krizek 2011)</w:t>
      </w:r>
      <w:r>
        <w:rPr>
          <w:rFonts w:ascii="Times New Roman" w:hAnsi="Times New Roman" w:cs="Times New Roman"/>
          <w:sz w:val="24"/>
          <w:szCs w:val="24"/>
        </w:rPr>
        <w:fldChar w:fldCharType="end"/>
      </w:r>
      <w:r>
        <w:rPr>
          <w:rFonts w:ascii="Times New Roman" w:hAnsi="Times New Roman" w:cs="Times New Roman"/>
          <w:sz w:val="24"/>
          <w:szCs w:val="24"/>
        </w:rPr>
        <w:t xml:space="preserve">. In this paper, we are going to discuss the impact on waiting time specifically. </w:t>
      </w:r>
      <w:r w:rsidRPr="00D253A2">
        <w:rPr>
          <w:rFonts w:ascii="Times New Roman" w:hAnsi="Times New Roman" w:cs="Times New Roman"/>
          <w:sz w:val="24"/>
          <w:szCs w:val="24"/>
        </w:rPr>
        <w:fldChar w:fldCharType="begin"/>
      </w:r>
      <w:r w:rsidRPr="005C7387">
        <w:rPr>
          <w:rFonts w:ascii="Times New Roman" w:hAnsi="Times New Roman" w:cs="Times New Roman"/>
          <w:sz w:val="24"/>
          <w:szCs w:val="24"/>
        </w:rPr>
        <w:instrText xml:space="preserve"> REF _Ref8118481 \h </w:instrText>
      </w:r>
      <w:r>
        <w:rPr>
          <w:rFonts w:ascii="Times New Roman" w:hAnsi="Times New Roman" w:cs="Times New Roman"/>
          <w:sz w:val="24"/>
          <w:szCs w:val="24"/>
        </w:rPr>
        <w:instrText xml:space="preserve"> \* MERGEFORMAT </w:instrText>
      </w:r>
      <w:r w:rsidRPr="00D253A2">
        <w:rPr>
          <w:rFonts w:ascii="Times New Roman" w:hAnsi="Times New Roman" w:cs="Times New Roman"/>
          <w:sz w:val="24"/>
          <w:szCs w:val="24"/>
        </w:rPr>
      </w:r>
      <w:r w:rsidRPr="00D253A2">
        <w:rPr>
          <w:rFonts w:ascii="Times New Roman" w:hAnsi="Times New Roman" w:cs="Times New Roman"/>
          <w:sz w:val="24"/>
          <w:szCs w:val="24"/>
        </w:rPr>
        <w:fldChar w:fldCharType="separate"/>
      </w:r>
      <w:r w:rsidR="00A70962" w:rsidRPr="00333E7A">
        <w:rPr>
          <w:rFonts w:ascii="Times New Roman" w:hAnsi="Times New Roman" w:cs="Times New Roman"/>
          <w:sz w:val="24"/>
          <w:szCs w:val="24"/>
        </w:rPr>
        <w:t xml:space="preserve">Figure </w:t>
      </w:r>
      <w:r w:rsidR="00A70962">
        <w:rPr>
          <w:rFonts w:ascii="Times New Roman" w:hAnsi="Times New Roman" w:cs="Times New Roman"/>
          <w:sz w:val="24"/>
          <w:szCs w:val="24"/>
        </w:rPr>
        <w:t>1</w:t>
      </w:r>
      <w:r w:rsidRPr="00D253A2">
        <w:rPr>
          <w:rFonts w:ascii="Times New Roman" w:hAnsi="Times New Roman" w:cs="Times New Roman"/>
          <w:sz w:val="24"/>
          <w:szCs w:val="24"/>
        </w:rPr>
        <w:fldChar w:fldCharType="end"/>
      </w:r>
      <w:r w:rsidRPr="005C7387">
        <w:rPr>
          <w:rFonts w:ascii="Times New Roman" w:hAnsi="Times New Roman" w:cs="Times New Roman"/>
          <w:sz w:val="24"/>
          <w:szCs w:val="24"/>
        </w:rPr>
        <w:t xml:space="preserve"> shows corresponding space-time diagram of the expected synchronization, the actual desynchronization, and delay reclamation process. After the user leaves home, the actual bus trip (blue line) will diverge from the expected bus trip (red line) and converge with the scheduled bus trip (yellow line): since the bus has an initial delay near the user’s home, the bus accelerates and catches up the delay with the schedule. However, the user’s walking trip is still aiming for the expected bus trip. Consequently, the bus arrives earlier than the user’s expected time and the user will miss the bus. </w:t>
      </w:r>
      <w:r w:rsidRPr="00E86BF0">
        <w:rPr>
          <w:rStyle w:val="TimesNewRomanChar"/>
        </w:rPr>
        <w:t>The reclaimed delay</w:t>
      </w:r>
      <w:r w:rsidRPr="00D253A2">
        <w:rPr>
          <w:rStyle w:val="TimesNewRomanChar"/>
        </w:rPr>
        <w:t xml:space="preserve"> could be small but critical for RTI apps users: if expecting the user and the bus to always arrive at the same moment, the RTI apps user could miss the bus and suffer waiting time penalty for a relatively long time. Thus, the synchronization of these two processes is highly unstable.</w:t>
      </w:r>
    </w:p>
    <w:p w14:paraId="0925E801" w14:textId="77777777" w:rsidR="007C3450" w:rsidRDefault="007C3450" w:rsidP="007C3450">
      <w:pPr>
        <w:jc w:val="both"/>
      </w:pPr>
      <w:r w:rsidRPr="00D253A2">
        <w:rPr>
          <w:rStyle w:val="TimesNewRomanChar"/>
          <w:noProof/>
        </w:rPr>
        <w:drawing>
          <wp:inline distT="0" distB="0" distL="0" distR="0" wp14:anchorId="176B3D8C" wp14:editId="0824EFFE">
            <wp:extent cx="5939790" cy="3411220"/>
            <wp:effectExtent l="0" t="0" r="3810" b="0"/>
            <wp:docPr id="9" name="Picture 9" descr="C:\Users\liu.6544\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6544\AppData\Local\Microsoft\Windows\INetCache\Content.Word\figur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411220"/>
                    </a:xfrm>
                    <a:prstGeom prst="rect">
                      <a:avLst/>
                    </a:prstGeom>
                    <a:noFill/>
                    <a:ln>
                      <a:noFill/>
                    </a:ln>
                  </pic:spPr>
                </pic:pic>
              </a:graphicData>
            </a:graphic>
          </wp:inline>
        </w:drawing>
      </w:r>
    </w:p>
    <w:p w14:paraId="0E421435" w14:textId="77777777" w:rsidR="007C3450" w:rsidRDefault="007C3450" w:rsidP="007C3450">
      <w:pPr>
        <w:jc w:val="center"/>
        <w:rPr>
          <w:rFonts w:ascii="Times New Roman" w:hAnsi="Times New Roman" w:cs="Times New Roman"/>
          <w:sz w:val="24"/>
          <w:szCs w:val="24"/>
        </w:rPr>
      </w:pPr>
      <w:bookmarkStart w:id="6" w:name="_Ref8118481"/>
      <w:r w:rsidRPr="00333E7A">
        <w:rPr>
          <w:rFonts w:ascii="Times New Roman" w:hAnsi="Times New Roman" w:cs="Times New Roman"/>
          <w:sz w:val="24"/>
          <w:szCs w:val="24"/>
        </w:rPr>
        <w:lastRenderedPageBreak/>
        <w:t xml:space="preserve">Figure </w:t>
      </w:r>
      <w:r w:rsidRPr="00333E7A">
        <w:rPr>
          <w:rFonts w:ascii="Times New Roman" w:hAnsi="Times New Roman" w:cs="Times New Roman"/>
          <w:sz w:val="24"/>
          <w:szCs w:val="24"/>
        </w:rPr>
        <w:fldChar w:fldCharType="begin"/>
      </w:r>
      <w:r w:rsidRPr="00333E7A">
        <w:rPr>
          <w:rFonts w:ascii="Times New Roman" w:hAnsi="Times New Roman" w:cs="Times New Roman"/>
          <w:sz w:val="24"/>
          <w:szCs w:val="24"/>
        </w:rPr>
        <w:instrText xml:space="preserve"> SEQ Figure \* ARABIC </w:instrText>
      </w:r>
      <w:r w:rsidRPr="00333E7A">
        <w:rPr>
          <w:rFonts w:ascii="Times New Roman" w:hAnsi="Times New Roman" w:cs="Times New Roman"/>
          <w:sz w:val="24"/>
          <w:szCs w:val="24"/>
        </w:rPr>
        <w:fldChar w:fldCharType="separate"/>
      </w:r>
      <w:r>
        <w:rPr>
          <w:rFonts w:ascii="Times New Roman" w:hAnsi="Times New Roman" w:cs="Times New Roman"/>
          <w:noProof/>
          <w:sz w:val="24"/>
          <w:szCs w:val="24"/>
        </w:rPr>
        <w:t>1</w:t>
      </w:r>
      <w:r w:rsidRPr="00333E7A">
        <w:rPr>
          <w:rFonts w:ascii="Times New Roman" w:hAnsi="Times New Roman" w:cs="Times New Roman"/>
          <w:sz w:val="24"/>
          <w:szCs w:val="24"/>
        </w:rPr>
        <w:fldChar w:fldCharType="end"/>
      </w:r>
      <w:bookmarkEnd w:id="6"/>
      <w:r>
        <w:rPr>
          <w:rFonts w:ascii="Times New Roman" w:hAnsi="Times New Roman" w:cs="Times New Roman"/>
          <w:sz w:val="24"/>
          <w:szCs w:val="24"/>
        </w:rPr>
        <w:t>:</w:t>
      </w:r>
      <w:r w:rsidRPr="00333E7A">
        <w:rPr>
          <w:rFonts w:ascii="Times New Roman" w:hAnsi="Times New Roman" w:cs="Times New Roman"/>
          <w:sz w:val="24"/>
          <w:szCs w:val="24"/>
        </w:rPr>
        <w:t xml:space="preserve"> </w:t>
      </w:r>
      <w:r>
        <w:rPr>
          <w:rFonts w:ascii="Times New Roman" w:hAnsi="Times New Roman" w:cs="Times New Roman"/>
          <w:sz w:val="24"/>
          <w:szCs w:val="24"/>
        </w:rPr>
        <w:t>s</w:t>
      </w:r>
      <w:r w:rsidRPr="00333E7A">
        <w:rPr>
          <w:rFonts w:ascii="Times New Roman" w:hAnsi="Times New Roman" w:cs="Times New Roman"/>
          <w:sz w:val="24"/>
          <w:szCs w:val="24"/>
        </w:rPr>
        <w:t>pace</w:t>
      </w:r>
      <w:r w:rsidRPr="000E5B82">
        <w:rPr>
          <w:rFonts w:ascii="Times New Roman" w:hAnsi="Times New Roman" w:cs="Times New Roman"/>
          <w:sz w:val="24"/>
          <w:szCs w:val="24"/>
        </w:rPr>
        <w:t xml:space="preserve">-time diagram of the </w:t>
      </w:r>
      <w:r>
        <w:rPr>
          <w:rFonts w:ascii="Times New Roman" w:hAnsi="Times New Roman" w:cs="Times New Roman"/>
          <w:sz w:val="24"/>
          <w:szCs w:val="24"/>
        </w:rPr>
        <w:t xml:space="preserve">expected </w:t>
      </w:r>
      <w:r w:rsidRPr="000E5B82">
        <w:rPr>
          <w:rFonts w:ascii="Times New Roman" w:hAnsi="Times New Roman" w:cs="Times New Roman"/>
          <w:sz w:val="24"/>
          <w:szCs w:val="24"/>
        </w:rPr>
        <w:t xml:space="preserve">synchronization and </w:t>
      </w:r>
      <w:r>
        <w:rPr>
          <w:rFonts w:ascii="Times New Roman" w:hAnsi="Times New Roman" w:cs="Times New Roman"/>
          <w:sz w:val="24"/>
          <w:szCs w:val="24"/>
        </w:rPr>
        <w:t xml:space="preserve">the actual </w:t>
      </w:r>
      <w:r w:rsidRPr="000E5B82">
        <w:rPr>
          <w:rFonts w:ascii="Times New Roman" w:hAnsi="Times New Roman" w:cs="Times New Roman"/>
          <w:sz w:val="24"/>
          <w:szCs w:val="24"/>
        </w:rPr>
        <w:t>desynchronization</w:t>
      </w:r>
      <w:r>
        <w:rPr>
          <w:rFonts w:ascii="Times New Roman" w:hAnsi="Times New Roman" w:cs="Times New Roman"/>
          <w:sz w:val="24"/>
          <w:szCs w:val="24"/>
        </w:rPr>
        <w:t>.</w:t>
      </w:r>
    </w:p>
    <w:p w14:paraId="180DDE5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Besides reclaimed delay, due to the discrete nature</w:t>
      </w:r>
      <w:r w:rsidRPr="00EF6015">
        <w:rPr>
          <w:rFonts w:ascii="Times New Roman" w:hAnsi="Times New Roman" w:cs="Times New Roman"/>
          <w:sz w:val="24"/>
          <w:szCs w:val="24"/>
        </w:rPr>
        <w:t xml:space="preserve"> of the </w:t>
      </w:r>
      <w:r>
        <w:rPr>
          <w:rFonts w:ascii="Times New Roman" w:hAnsi="Times New Roman" w:cs="Times New Roman"/>
          <w:sz w:val="24"/>
          <w:szCs w:val="24"/>
        </w:rPr>
        <w:t xml:space="preserve">GTFS real-time data, there are </w:t>
      </w:r>
      <w:r w:rsidRPr="00A6218E">
        <w:rPr>
          <w:rFonts w:ascii="Times New Roman" w:hAnsi="Times New Roman" w:cs="Times New Roman"/>
          <w:i/>
          <w:sz w:val="24"/>
          <w:szCs w:val="24"/>
        </w:rPr>
        <w:t xml:space="preserve">discontinuity </w:t>
      </w:r>
      <w:r w:rsidRPr="002722B7">
        <w:rPr>
          <w:rFonts w:ascii="Times New Roman" w:hAnsi="Times New Roman" w:cs="Times New Roman"/>
          <w:i/>
          <w:sz w:val="24"/>
          <w:szCs w:val="24"/>
        </w:rPr>
        <w:t>delay</w:t>
      </w:r>
      <w:r>
        <w:rPr>
          <w:rFonts w:ascii="Times New Roman" w:hAnsi="Times New Roman" w:cs="Times New Roman"/>
          <w:i/>
          <w:sz w:val="24"/>
          <w:szCs w:val="24"/>
        </w:rPr>
        <w:t>s</w:t>
      </w:r>
      <w:r w:rsidRPr="002722B7">
        <w:rPr>
          <w:rFonts w:ascii="Times New Roman" w:hAnsi="Times New Roman" w:cs="Times New Roman"/>
          <w:sz w:val="24"/>
          <w:szCs w:val="24"/>
        </w:rPr>
        <w:t xml:space="preserve"> </w:t>
      </w:r>
      <w:r w:rsidRPr="002D7BFB">
        <w:rPr>
          <w:rFonts w:ascii="Times New Roman" w:hAnsi="Times New Roman" w:cs="Times New Roman"/>
          <w:sz w:val="24"/>
          <w:szCs w:val="24"/>
        </w:rPr>
        <w:t>for all RTI-based trip planning strategies</w:t>
      </w:r>
      <w:r>
        <w:rPr>
          <w:rFonts w:ascii="Times New Roman" w:hAnsi="Times New Roman" w:cs="Times New Roman"/>
          <w:sz w:val="24"/>
          <w:szCs w:val="24"/>
        </w:rPr>
        <w:t xml:space="preserve">: if RTI apps do not interpolate the gap between the data feeds and their corresponding timestamp, the RTI-based users will wait until the data is updated. However, when the data is updated, the RTI-based user may already be late for the bus. Similarly, if the user decides to leave between two updates, although the RTI apps will show a good result based on the last update, in reality the user will miss the bus. Either scenario is the consequence of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 xml:space="preserve">of the real-time data. Exactly like reclaimed delay, although the </w:t>
      </w:r>
      <w:r w:rsidRPr="005C3823">
        <w:rPr>
          <w:rFonts w:ascii="Times New Roman" w:hAnsi="Times New Roman" w:cs="Times New Roman"/>
          <w:sz w:val="24"/>
          <w:szCs w:val="24"/>
        </w:rPr>
        <w:t xml:space="preserve">discontinuity </w:t>
      </w:r>
      <w:r>
        <w:rPr>
          <w:rFonts w:ascii="Times New Roman" w:hAnsi="Times New Roman" w:cs="Times New Roman"/>
          <w:sz w:val="24"/>
          <w:szCs w:val="24"/>
        </w:rPr>
        <w:t>delay could be very small in value, it still can result in desynchronization and significantly long waiting time.</w:t>
      </w:r>
      <w:r w:rsidRPr="00575549">
        <w:rPr>
          <w:rFonts w:ascii="Times New Roman" w:hAnsi="Times New Roman" w:cs="Times New Roman"/>
          <w:sz w:val="24"/>
          <w:szCs w:val="24"/>
        </w:rPr>
        <w:t xml:space="preserve"> </w:t>
      </w:r>
      <w:r>
        <w:rPr>
          <w:rFonts w:ascii="Times New Roman" w:hAnsi="Times New Roman" w:cs="Times New Roman"/>
          <w:sz w:val="24"/>
          <w:szCs w:val="24"/>
        </w:rPr>
        <w:t>Both reclaimed delay and discontinuity delay produce potential missed risk for RTI-based users.</w:t>
      </w:r>
    </w:p>
    <w:p w14:paraId="67169194" w14:textId="77777777" w:rsidR="007C3450" w:rsidRPr="00351FFE" w:rsidRDefault="007C3450" w:rsidP="007C3450">
      <w:pPr>
        <w:spacing w:line="256" w:lineRule="auto"/>
        <w:rPr>
          <w:rFonts w:ascii="Times New Roman" w:hAnsi="Times New Roman" w:cs="Times New Roman"/>
          <w:sz w:val="24"/>
          <w:szCs w:val="24"/>
        </w:rPr>
      </w:pPr>
    </w:p>
    <w:p w14:paraId="67DBD7E5" w14:textId="77777777" w:rsidR="007C3450" w:rsidRPr="0041102B" w:rsidRDefault="007C3450" w:rsidP="007C3450">
      <w:pPr>
        <w:pStyle w:val="ListParagraph"/>
        <w:numPr>
          <w:ilvl w:val="1"/>
          <w:numId w:val="5"/>
        </w:numPr>
        <w:spacing w:line="256" w:lineRule="auto"/>
        <w:rPr>
          <w:rFonts w:ascii="Times New Roman" w:hAnsi="Times New Roman" w:cs="Times New Roman"/>
          <w:b/>
          <w:sz w:val="24"/>
          <w:szCs w:val="24"/>
        </w:rPr>
      </w:pPr>
      <w:r w:rsidRPr="0041102B">
        <w:rPr>
          <w:rFonts w:ascii="Times New Roman" w:hAnsi="Times New Roman" w:cs="Times New Roman"/>
          <w:b/>
          <w:sz w:val="24"/>
          <w:szCs w:val="24"/>
        </w:rPr>
        <w:t>Trip planning strategies</w:t>
      </w:r>
    </w:p>
    <w:p w14:paraId="77F65311" w14:textId="77777777" w:rsidR="007C3450" w:rsidRPr="00E92211" w:rsidRDefault="007C3450" w:rsidP="007C3450">
      <w:pPr>
        <w:pStyle w:val="Caption"/>
        <w:keepNext/>
        <w:jc w:val="both"/>
        <w:rPr>
          <w:rFonts w:ascii="Times New Roman" w:hAnsi="Times New Roman" w:cs="Times New Roman"/>
          <w:sz w:val="24"/>
          <w:szCs w:val="24"/>
        </w:rPr>
      </w:pPr>
      <w:r w:rsidRPr="00924D51">
        <w:rPr>
          <w:rFonts w:ascii="Times New Roman" w:hAnsi="Times New Roman" w:cs="Times New Roman"/>
          <w:i w:val="0"/>
          <w:iCs w:val="0"/>
          <w:color w:val="auto"/>
          <w:sz w:val="24"/>
          <w:szCs w:val="24"/>
        </w:rPr>
        <w:t xml:space="preserve">A trip planning strategy </w:t>
      </w:r>
      <w:r>
        <w:rPr>
          <w:rFonts w:ascii="Times New Roman" w:hAnsi="Times New Roman" w:cs="Times New Roman"/>
          <w:i w:val="0"/>
          <w:iCs w:val="0"/>
          <w:color w:val="auto"/>
          <w:sz w:val="24"/>
          <w:szCs w:val="24"/>
        </w:rPr>
        <w:t xml:space="preserve">is a </w:t>
      </w:r>
      <w:r w:rsidRPr="00924D51">
        <w:rPr>
          <w:rFonts w:ascii="Times New Roman" w:hAnsi="Times New Roman" w:cs="Times New Roman"/>
          <w:i w:val="0"/>
          <w:iCs w:val="0"/>
          <w:color w:val="auto"/>
          <w:sz w:val="24"/>
          <w:szCs w:val="24"/>
        </w:rPr>
        <w:t xml:space="preserve">tactic for a user to plan and execute a transit trip. There are different trip planning strategies for both RTI apps and non-RTI users to determine their </w:t>
      </w:r>
      <w:r>
        <w:rPr>
          <w:rFonts w:ascii="Times New Roman" w:hAnsi="Times New Roman" w:cs="Times New Roman"/>
          <w:i w:val="0"/>
          <w:iCs w:val="0"/>
          <w:color w:val="auto"/>
          <w:sz w:val="24"/>
          <w:szCs w:val="24"/>
        </w:rPr>
        <w:t>home departure time. Ass</w:t>
      </w:r>
      <w:r w:rsidRPr="007C3268">
        <w:rPr>
          <w:rFonts w:ascii="Times New Roman" w:hAnsi="Times New Roman" w:cs="Times New Roman"/>
          <w:i w:val="0"/>
          <w:iCs w:val="0"/>
          <w:color w:val="auto"/>
          <w:sz w:val="24"/>
          <w:szCs w:val="24"/>
        </w:rPr>
        <w:t>uming no disturbance on user’s walking and boarding process, different trip planning strategies have only one controllable factor to determine the actual waiting time, namely, the home departure tim</w:t>
      </w:r>
      <w:r>
        <w:rPr>
          <w:rFonts w:ascii="Times New Roman" w:hAnsi="Times New Roman" w:cs="Times New Roman"/>
          <w:i w:val="0"/>
          <w:iCs w:val="0"/>
          <w:color w:val="auto"/>
          <w:sz w:val="24"/>
          <w:szCs w:val="24"/>
        </w:rPr>
        <w:t>e:</w:t>
      </w:r>
    </w:p>
    <w:tbl>
      <w:tblPr>
        <w:tblW w:w="5160" w:type="pct"/>
        <w:jc w:val="center"/>
        <w:tblLook w:val="04A0" w:firstRow="1" w:lastRow="0" w:firstColumn="1" w:lastColumn="0" w:noHBand="0" w:noVBand="1"/>
      </w:tblPr>
      <w:tblGrid>
        <w:gridCol w:w="493"/>
        <w:gridCol w:w="8626"/>
        <w:gridCol w:w="541"/>
      </w:tblGrid>
      <w:tr w:rsidR="007C3450" w14:paraId="2CE31570" w14:textId="77777777" w:rsidTr="00D253A2">
        <w:trPr>
          <w:trHeight w:val="812"/>
          <w:jc w:val="center"/>
        </w:trPr>
        <w:tc>
          <w:tcPr>
            <w:tcW w:w="255" w:type="pct"/>
            <w:vAlign w:val="center"/>
          </w:tcPr>
          <w:p w14:paraId="3FDD9C13" w14:textId="77777777" w:rsidR="007C3450" w:rsidRDefault="007C3450" w:rsidP="00D253A2">
            <w:pPr>
              <w:jc w:val="both"/>
              <w:rPr>
                <w:rFonts w:ascii="Times New Roman" w:eastAsia="Yu Mincho" w:hAnsi="Times New Roman" w:cs="Times New Roman"/>
                <w:sz w:val="24"/>
                <w:szCs w:val="24"/>
                <w:lang w:eastAsia="ja-JP"/>
              </w:rPr>
            </w:pPr>
          </w:p>
        </w:tc>
        <w:tc>
          <w:tcPr>
            <w:tcW w:w="4465" w:type="pct"/>
            <w:vAlign w:val="center"/>
            <w:hideMark/>
          </w:tcPr>
          <w:p w14:paraId="33B96A22" w14:textId="77777777" w:rsidR="007C3450" w:rsidRPr="00B47B00" w:rsidRDefault="007C3450" w:rsidP="00D253A2">
            <w:pPr>
              <w:jc w:val="both"/>
              <w:rPr>
                <w:rFonts w:ascii="Times New Roman" w:eastAsia="Yu Mincho" w:hAnsi="Times New Roman" w:cs="Times New Roman"/>
                <w:sz w:val="24"/>
                <w:szCs w:val="24"/>
              </w:rPr>
            </w:pPr>
            <m:oMathPara>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-τ=</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a</m:t>
                    </m:r>
                  </m:sup>
                </m:sSup>
                <m:d>
                  <m:dPr>
                    <m:ctrlPr>
                      <w:rPr>
                        <w:rFonts w:ascii="Cambria Math" w:hAnsi="Cambria Math" w:cs="Times New Roman"/>
                        <w:i/>
                        <w:sz w:val="24"/>
                        <w:szCs w:val="24"/>
                      </w:rPr>
                    </m:ctrlPr>
                  </m:dPr>
                  <m:e>
                    <m:r>
                      <w:rPr>
                        <w:rFonts w:ascii="Cambria Math" w:hAnsi="Cambria Math" w:cs="Times New Roman"/>
                        <w:sz w:val="24"/>
                        <w:szCs w:val="24"/>
                      </w:rPr>
                      <m:t>t+δt</m:t>
                    </m:r>
                  </m:e>
                </m:d>
                <m:r>
                  <w:rPr>
                    <w:rFonts w:ascii="Cambria Math" w:hAnsi="Cambria Math" w:cs="Times New Roman"/>
                    <w:sz w:val="24"/>
                    <w:szCs w:val="24"/>
                  </w:rPr>
                  <m:t>-(t+δt)</m:t>
                </m:r>
              </m:oMath>
            </m:oMathPara>
          </w:p>
        </w:tc>
        <w:tc>
          <w:tcPr>
            <w:tcW w:w="280" w:type="pct"/>
            <w:vAlign w:val="center"/>
            <w:hideMark/>
          </w:tcPr>
          <w:p w14:paraId="6B295D09" w14:textId="227DA37D" w:rsidR="007C3450" w:rsidRPr="00E86BF0" w:rsidRDefault="007C3450" w:rsidP="00D253A2">
            <w:pPr>
              <w:pStyle w:val="TimesNewRoman"/>
              <w:jc w:val="both"/>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1</w:t>
            </w:r>
            <w:r>
              <w:rPr>
                <w:noProof/>
              </w:rPr>
              <w:fldChar w:fldCharType="end"/>
            </w:r>
            <w:r>
              <w:rPr>
                <w:rFonts w:eastAsia="Yu Mincho"/>
                <w:lang w:eastAsia="ja-JP"/>
              </w:rPr>
              <w:t>)</w:t>
            </w:r>
          </w:p>
        </w:tc>
      </w:tr>
    </w:tbl>
    <w:p w14:paraId="1EBA2435" w14:textId="12E1278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Where τ is the passenger’s arrival time at the stop, t is the home departure time, δt</w:t>
      </w:r>
      <w:r>
        <w:rPr>
          <w:rFonts w:ascii="Times New Roman" w:hAnsi="Times New Roman" w:cs="Times New Roman"/>
          <w:sz w:val="24"/>
          <w:szCs w:val="24"/>
          <w:vertAlign w:val="subscript"/>
        </w:rPr>
        <w:t xml:space="preserve"> </w:t>
      </w:r>
      <w:r>
        <w:rPr>
          <w:rFonts w:ascii="Times New Roman" w:hAnsi="Times New Roman" w:cs="Times New Roman"/>
          <w:sz w:val="24"/>
          <w:szCs w:val="24"/>
        </w:rPr>
        <w:t>is the walking time, and π</w:t>
      </w:r>
      <w:r>
        <w:rPr>
          <w:rFonts w:ascii="Times New Roman" w:hAnsi="Times New Roman" w:cs="Times New Roman"/>
          <w:sz w:val="24"/>
          <w:szCs w:val="24"/>
          <w:vertAlign w:val="superscript"/>
        </w:rPr>
        <w:t>a</w:t>
      </w:r>
      <w:r>
        <w:rPr>
          <w:rFonts w:ascii="Times New Roman" w:hAnsi="Times New Roman" w:cs="Times New Roman"/>
          <w:sz w:val="24"/>
          <w:szCs w:val="24"/>
        </w:rPr>
        <w:t xml:space="preserve">(τ) is the corresponding actual boarding bus departure time which depends on when the passenger arrives at the stop. We examined the sensitivity of the linear walking time assumption against the counterargument that users could mitigate the risk of missing a bus by running if they see it. Using parameters based on average human running speed and duration, and the visibility of bus route signage at distance, our sensitivity analysis suggests that the results are relatively stable with respect to linear walking time. Therefore, we define each </w:t>
      </w:r>
      <w:r w:rsidRPr="003D036C">
        <w:rPr>
          <w:rFonts w:ascii="Times New Roman" w:hAnsi="Times New Roman" w:cs="Times New Roman"/>
          <w:sz w:val="24"/>
          <w:szCs w:val="24"/>
        </w:rPr>
        <w:t xml:space="preserve">trip planning strategy </w:t>
      </w:r>
      <w:r>
        <w:rPr>
          <w:rFonts w:ascii="Times New Roman" w:hAnsi="Times New Roman" w:cs="Times New Roman"/>
          <w:sz w:val="24"/>
          <w:szCs w:val="24"/>
        </w:rPr>
        <w:t>by giving the formula of either its actual waiting time or its home departure time.</w:t>
      </w:r>
    </w:p>
    <w:p w14:paraId="660BD9C5" w14:textId="77777777" w:rsidR="007C3450" w:rsidRPr="00FB0CF6" w:rsidRDefault="007C3450" w:rsidP="007C3450">
      <w:pPr>
        <w:jc w:val="both"/>
        <w:rPr>
          <w:rFonts w:ascii="Times New Roman" w:hAnsi="Times New Roman" w:cs="Times New Roman"/>
          <w:sz w:val="24"/>
          <w:szCs w:val="24"/>
        </w:rPr>
      </w:pPr>
      <w:r>
        <w:rPr>
          <w:rFonts w:ascii="Times New Roman" w:hAnsi="Times New Roman" w:cs="Times New Roman"/>
          <w:sz w:val="24"/>
          <w:szCs w:val="24"/>
        </w:rPr>
        <w:tab/>
        <w:t xml:space="preserve">We define two simple non-RTI benchmark strategies, arbitrary arrival and following the schedule, and two RTI strategies: a greedy strategy followed by popular trip planning apps and a prudent strategy based on an optimized insurance buffer.  </w:t>
      </w:r>
    </w:p>
    <w:p w14:paraId="6FAE5692" w14:textId="77777777" w:rsidR="007C3450" w:rsidRPr="00351FFE" w:rsidRDefault="007C3450" w:rsidP="007C3450">
      <w:pPr>
        <w:rPr>
          <w:i/>
          <w:iCs/>
        </w:rPr>
      </w:pPr>
    </w:p>
    <w:p w14:paraId="0E3C107C"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Arbitrary tactic</w:t>
      </w:r>
    </w:p>
    <w:p w14:paraId="315118D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simplest strategy is to </w:t>
      </w:r>
      <w:r w:rsidRPr="00744084">
        <w:rPr>
          <w:rFonts w:ascii="Times New Roman" w:hAnsi="Times New Roman" w:cs="Times New Roman"/>
          <w:sz w:val="24"/>
          <w:szCs w:val="24"/>
        </w:rPr>
        <w:t xml:space="preserve">arbitrarily </w:t>
      </w:r>
      <w:r>
        <w:rPr>
          <w:rFonts w:ascii="Times New Roman" w:hAnsi="Times New Roman" w:cs="Times New Roman"/>
          <w:sz w:val="24"/>
          <w:szCs w:val="24"/>
        </w:rPr>
        <w:t xml:space="preserve">walk to a stop and catch the subsequent bus that arrives; this is a common pattern for users’ arrival time with short headways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{"citationItems":[{"id":"ITEM-1","itemData":{"DOI":"10.1016/0191-2607(81)90114-X","ISSN":"01912607","abstract":"A model is developed to evaluate the sensitivity of expected passenger wait time at transit stops to service frequency and schedule reliability. This model represents an advance over previous models because it explicitly incorporates a passenger decision-making process, rather than assuming that passengers arrive at random instants in time. The model is tested against more traditional models using data from the Chicago area. These tests indicate that the passenger-choice model represents a significant improvement in predictive ability. The implications of this model are that passenger wait time is much more sensitive to schedule reliability and much less sensitive to service frequency than previously believed. © 1981.","author":[{"dropping-particle":"","family":"Bowman","given":"Larry A.","non-dropping-particle":"","parse-names":false,"suffix":""},{"dropping-particle":"","family":"Turnquist","given":"Mark A.","non-dropping-particle":"","parse-names":false,"suffix":""}],"container-title":"Transportation Research Part A: General","id":"ITEM-1","issue":"6","issued":{"date-parts":[["1981"]]},"page":"465-471","publisher":"Elsevier","title":"Service frequency, schedule reliability and passenger wait times at transit stops","type":"article-journal","volume":"15"},"uris":["http://www.mendeley.com/documents/?uuid=2cfa29a6-a334-44fd-b7b4-e01dbb7a6c82"]}],"mendeley":{"formattedCitation":"(Bowman and Turnquist 1981)","plainTextFormattedCitation":"(Bowman and Turnquist 1981)","previouslyFormattedCitation":"(Bowman and Turnquist 1981)"},"properties":{"noteIndex":0},"schema":"https://github.com/citation-style-language/schema/raw/master/csl-citation.json"}</w:instrText>
      </w:r>
      <w:r>
        <w:rPr>
          <w:rFonts w:ascii="Times New Roman" w:hAnsi="Times New Roman" w:cs="Times New Roman"/>
          <w:sz w:val="24"/>
          <w:szCs w:val="24"/>
        </w:rPr>
        <w:fldChar w:fldCharType="separate"/>
      </w:r>
      <w:r w:rsidRPr="003E0FCA">
        <w:rPr>
          <w:rFonts w:ascii="Times New Roman" w:hAnsi="Times New Roman" w:cs="Times New Roman"/>
          <w:noProof/>
          <w:sz w:val="24"/>
          <w:szCs w:val="24"/>
        </w:rPr>
        <w:t>(Bowman and Turnquist 1981)</w:t>
      </w:r>
      <w:r>
        <w:rPr>
          <w:rFonts w:ascii="Times New Roman" w:hAnsi="Times New Roman" w:cs="Times New Roman"/>
          <w:sz w:val="24"/>
          <w:szCs w:val="24"/>
        </w:rPr>
        <w:fldChar w:fldCharType="end"/>
      </w:r>
      <w:r>
        <w:rPr>
          <w:rFonts w:ascii="Times New Roman" w:hAnsi="Times New Roman" w:cs="Times New Roman"/>
          <w:sz w:val="24"/>
          <w:szCs w:val="24"/>
        </w:rPr>
        <w:t>. Since we have access to the real-time vehicle departure time data, we can directly calculate the waiting time as the median of the departure time of target bus and its previous bus without calculating the home departure time due to random uniform distribution:</w:t>
      </w:r>
    </w:p>
    <w:tbl>
      <w:tblPr>
        <w:tblW w:w="5160" w:type="pct"/>
        <w:jc w:val="center"/>
        <w:tblLook w:val="04A0" w:firstRow="1" w:lastRow="0" w:firstColumn="1" w:lastColumn="0" w:noHBand="0" w:noVBand="1"/>
      </w:tblPr>
      <w:tblGrid>
        <w:gridCol w:w="493"/>
        <w:gridCol w:w="8626"/>
        <w:gridCol w:w="541"/>
      </w:tblGrid>
      <w:tr w:rsidR="007C3450" w14:paraId="02AA9B94" w14:textId="77777777" w:rsidTr="00D253A2">
        <w:trPr>
          <w:trHeight w:val="812"/>
          <w:jc w:val="center"/>
        </w:trPr>
        <w:tc>
          <w:tcPr>
            <w:tcW w:w="255" w:type="pct"/>
            <w:vAlign w:val="center"/>
          </w:tcPr>
          <w:p w14:paraId="0F321DD6" w14:textId="77777777" w:rsidR="007C3450" w:rsidRDefault="007C3450" w:rsidP="00D253A2">
            <w:pPr>
              <w:jc w:val="center"/>
              <w:rPr>
                <w:rFonts w:ascii="Times New Roman" w:eastAsia="Yu Mincho" w:hAnsi="Times New Roman" w:cs="Times New Roman"/>
                <w:sz w:val="24"/>
                <w:szCs w:val="24"/>
                <w:lang w:eastAsia="ja-JP"/>
              </w:rPr>
            </w:pPr>
          </w:p>
        </w:tc>
        <w:tc>
          <w:tcPr>
            <w:tcW w:w="4465" w:type="pct"/>
            <w:vAlign w:val="center"/>
            <w:hideMark/>
          </w:tcPr>
          <w:p w14:paraId="10AF63A7" w14:textId="77777777" w:rsidR="007C3450" w:rsidRPr="00B47B00" w:rsidRDefault="007C3450" w:rsidP="00D253A2">
            <w:pPr>
              <w:rPr>
                <w:rFonts w:ascii="Times New Roman" w:eastAsia="Yu Mincho"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r>
                  <w:rPr>
                    <w:rFonts w:ascii="Cambria Math" w:hAnsi="Cambria Math" w:cs="Times New Roman"/>
                    <w:sz w:val="24"/>
                    <w:szCs w:val="24"/>
                  </w:rPr>
                  <m:t>)</m:t>
                </m:r>
              </m:oMath>
            </m:oMathPara>
          </w:p>
        </w:tc>
        <w:tc>
          <w:tcPr>
            <w:tcW w:w="280" w:type="pct"/>
            <w:vAlign w:val="center"/>
            <w:hideMark/>
          </w:tcPr>
          <w:p w14:paraId="338EA708" w14:textId="11509B79" w:rsidR="007C3450" w:rsidRPr="00E86BF0" w:rsidRDefault="007C3450" w:rsidP="00D253A2">
            <w:pPr>
              <w:pStyle w:val="TimesNewRoman"/>
              <w:rPr>
                <w:rFonts w:asciiTheme="minorHAnsi" w:hAnsiTheme="minorHAnsi" w:cstheme="minorBidi"/>
                <w:sz w:val="18"/>
                <w:szCs w:val="18"/>
              </w:rPr>
            </w:pPr>
            <w:bookmarkStart w:id="7" w:name="_Ref21883957"/>
            <w:bookmarkStart w:id="8" w:name="_Ref21883961"/>
            <w:r>
              <w:rPr>
                <w:rFonts w:eastAsia="Yu Mincho"/>
                <w:lang w:eastAsia="ja-JP"/>
              </w:rPr>
              <w:t>(</w:t>
            </w:r>
            <w:r>
              <w:rPr>
                <w:noProof/>
              </w:rPr>
              <w:fldChar w:fldCharType="begin"/>
            </w:r>
            <w:r>
              <w:rPr>
                <w:noProof/>
              </w:rPr>
              <w:instrText xml:space="preserve"> SEQ Equation \* ARABIC </w:instrText>
            </w:r>
            <w:r>
              <w:rPr>
                <w:noProof/>
              </w:rPr>
              <w:fldChar w:fldCharType="separate"/>
            </w:r>
            <w:r w:rsidR="00A70962">
              <w:rPr>
                <w:noProof/>
              </w:rPr>
              <w:t>2</w:t>
            </w:r>
            <w:r>
              <w:rPr>
                <w:noProof/>
              </w:rPr>
              <w:fldChar w:fldCharType="end"/>
            </w:r>
            <w:bookmarkEnd w:id="7"/>
            <w:r>
              <w:rPr>
                <w:rFonts w:eastAsia="Yu Mincho"/>
                <w:lang w:eastAsia="ja-JP"/>
              </w:rPr>
              <w:t>)</w:t>
            </w:r>
            <w:bookmarkEnd w:id="8"/>
          </w:p>
        </w:tc>
      </w:tr>
    </w:tbl>
    <w:p w14:paraId="661F1CAF"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Where: δt is waiting time,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0</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bus’s actual real-time departure time with desynchronization degree = 0, and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-1</m:t>
            </m:r>
          </m:sub>
          <m:sup>
            <m:r>
              <w:rPr>
                <w:rFonts w:ascii="Cambria Math" w:hAnsi="Cambria Math" w:cs="Times New Roman"/>
                <w:sz w:val="24"/>
                <w:szCs w:val="24"/>
              </w:rPr>
              <m:t>a</m:t>
            </m:r>
          </m:sup>
        </m:sSubSup>
      </m:oMath>
      <w:r>
        <w:rPr>
          <w:rFonts w:ascii="Times New Roman" w:hAnsi="Times New Roman" w:cs="Times New Roman"/>
          <w:sz w:val="24"/>
          <w:szCs w:val="24"/>
        </w:rPr>
        <w:t xml:space="preserve"> is the previous bus’s actual real-time departure time with desynchronization degree = -1. </w:t>
      </w:r>
    </w:p>
    <w:p w14:paraId="529C4DF3"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Theoretically, this strategy is not very efficient since it is always the half of the buses’ actual headway. Therefore, it is a good benchmark for other trip planning strategies: if another trip planning strategy performance is even worse than arbitrary tactic, we can assert that it is not effective.</w:t>
      </w:r>
    </w:p>
    <w:p w14:paraId="51675518" w14:textId="77777777" w:rsidR="007C3450" w:rsidRDefault="007C3450" w:rsidP="007C3450">
      <w:pPr>
        <w:jc w:val="both"/>
        <w:rPr>
          <w:rFonts w:ascii="Times New Roman" w:hAnsi="Times New Roman" w:cs="Times New Roman"/>
          <w:sz w:val="24"/>
          <w:szCs w:val="24"/>
        </w:rPr>
      </w:pPr>
    </w:p>
    <w:p w14:paraId="04385031"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Schedule tactic</w:t>
      </w:r>
    </w:p>
    <w:p w14:paraId="7F690C70"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These timetable-dependent users make their home departure time decisions based on the schedule published to the public:</w:t>
      </w:r>
    </w:p>
    <w:tbl>
      <w:tblPr>
        <w:tblW w:w="4950" w:type="pct"/>
        <w:jc w:val="center"/>
        <w:tblLook w:val="04A0" w:firstRow="1" w:lastRow="0" w:firstColumn="1" w:lastColumn="0" w:noHBand="0" w:noVBand="1"/>
      </w:tblPr>
      <w:tblGrid>
        <w:gridCol w:w="474"/>
        <w:gridCol w:w="8273"/>
        <w:gridCol w:w="519"/>
      </w:tblGrid>
      <w:tr w:rsidR="007C3450" w14:paraId="0319718D" w14:textId="77777777" w:rsidTr="00D253A2">
        <w:trPr>
          <w:trHeight w:val="580"/>
          <w:jc w:val="center"/>
        </w:trPr>
        <w:tc>
          <w:tcPr>
            <w:tcW w:w="256" w:type="pct"/>
            <w:vAlign w:val="center"/>
          </w:tcPr>
          <w:p w14:paraId="7C0F1E11" w14:textId="77777777" w:rsidR="007C3450" w:rsidRDefault="007C3450" w:rsidP="00D253A2">
            <w:pPr>
              <w:jc w:val="center"/>
              <w:rPr>
                <w:rFonts w:ascii="Times New Roman" w:eastAsia="Yu Mincho" w:hAnsi="Times New Roman" w:cs="Times New Roman"/>
                <w:sz w:val="24"/>
                <w:szCs w:val="24"/>
                <w:lang w:eastAsia="ja-JP"/>
              </w:rPr>
            </w:pPr>
          </w:p>
        </w:tc>
        <w:tc>
          <w:tcPr>
            <w:tcW w:w="4464" w:type="pct"/>
            <w:vAlign w:val="center"/>
            <w:hideMark/>
          </w:tcPr>
          <w:p w14:paraId="6B017C44" w14:textId="77777777" w:rsidR="007C3450" w:rsidRDefault="007C3450" w:rsidP="00D253A2">
            <w:pPr>
              <w:rPr>
                <w:rFonts w:ascii="Times New Roman" w:hAnsi="Times New Roman" w:cs="Times New Roman"/>
                <w:sz w:val="24"/>
                <w:szCs w:val="24"/>
              </w:rPr>
            </w:pPr>
            <m:oMathPara>
              <m:oMath>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t</m:t>
                    </m:r>
                  </m:sup>
                </m:sSup>
                <m:r>
                  <w:rPr>
                    <w:rFonts w:ascii="Cambria Math" w:hAnsi="Cambria Math" w:cs="Times New Roman"/>
                    <w:sz w:val="24"/>
                    <w:szCs w:val="24"/>
                  </w:rPr>
                  <m:t>-δt</m:t>
                </m:r>
              </m:oMath>
            </m:oMathPara>
          </w:p>
        </w:tc>
        <w:tc>
          <w:tcPr>
            <w:tcW w:w="280" w:type="pct"/>
            <w:vAlign w:val="center"/>
            <w:hideMark/>
          </w:tcPr>
          <w:p w14:paraId="330933EA"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rPr>
                <w:rFonts w:eastAsia="Yu Mincho"/>
                <w:lang w:eastAsia="ja-JP"/>
              </w:rPr>
              <w:t>)</w:t>
            </w:r>
          </w:p>
        </w:tc>
      </w:tr>
    </w:tbl>
    <w:p w14:paraId="0225E406"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 xml:space="preserve">Where: </w:t>
      </w:r>
      <w:r w:rsidRPr="00143C44">
        <w:rPr>
          <w:rFonts w:ascii="Times New Roman" w:hAnsi="Times New Roman" w:cs="Times New Roman"/>
          <w:i/>
          <w:sz w:val="24"/>
          <w:szCs w:val="24"/>
        </w:rPr>
        <w:t>δt</w:t>
      </w:r>
      <w:r>
        <w:rPr>
          <w:rFonts w:ascii="Times New Roman" w:hAnsi="Times New Roman" w:cs="Times New Roman"/>
          <w:sz w:val="24"/>
          <w:szCs w:val="24"/>
        </w:rPr>
        <w:t xml:space="preserve"> is the walking time from user’s home to the stop, </w:t>
      </w:r>
      <w:r>
        <w:rPr>
          <w:rFonts w:ascii="Times New Roman" w:hAnsi="Times New Roman" w:cs="Times New Roman"/>
          <w:i/>
          <w:sz w:val="24"/>
          <w:szCs w:val="24"/>
        </w:rPr>
        <w:t>π</w:t>
      </w:r>
      <w:r>
        <w:rPr>
          <w:rFonts w:ascii="Times New Roman" w:hAnsi="Times New Roman" w:cs="Times New Roman"/>
          <w:i/>
          <w:sz w:val="24"/>
          <w:szCs w:val="24"/>
          <w:vertAlign w:val="superscript"/>
        </w:rPr>
        <w:t>t</w:t>
      </w:r>
      <w:r>
        <w:rPr>
          <w:rFonts w:ascii="Times New Roman" w:hAnsi="Times New Roman" w:cs="Times New Roman"/>
          <w:sz w:val="24"/>
          <w:szCs w:val="24"/>
        </w:rPr>
        <w:t xml:space="preserve"> is the scheduled bus departure time.</w:t>
      </w:r>
    </w:p>
    <w:p w14:paraId="02A97DB2"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A schedule tactic is another common benchmark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BD4F85">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 xml:space="preserve"> because it is the default strategy to use public transit and it has the lowest risk of missing a bus. Although schedule tactic users do not benefit from waiting time reduction based on RTI, they are unlikely to miss a bus: many public transit bus have explicit policies restricting vehicle operators from leaving stop ahead of schedule, including COTA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cota.com/policies/on-time-performance/","accessed":{"date-parts":[["2019","2","5"]]},"author":[{"dropping-particle":"","family":"COTA","given":"","non-dropping-particle":"","parse-names":false,"suffix":""}],"id":"ITEM-1","issued":{"date-parts":[["2019"]]},"title":"How does COTA measure on-time performance?","type":"webpage"},"uris":["http://www.mendeley.com/documents/?uuid=d204574e-2314-4c14-af9d-8ed2d52a4c3b"]}],"mendeley":{"formattedCitation":"(COTA 2019)","plainTextFormattedCitation":"(COTA 2019)","previouslyFormattedCitation":"(COTA 2019)"},"properties":{"noteIndex":0},"schema":"https://github.com/citation-style-language/schema/raw/master/csl-citation.json"}</w:instrText>
      </w:r>
      <w:r>
        <w:rPr>
          <w:rFonts w:ascii="Times New Roman" w:hAnsi="Times New Roman" w:cs="Times New Roman"/>
          <w:sz w:val="24"/>
          <w:szCs w:val="24"/>
        </w:rPr>
        <w:fldChar w:fldCharType="separate"/>
      </w:r>
      <w:r w:rsidRPr="0094289A">
        <w:rPr>
          <w:rFonts w:ascii="Times New Roman" w:hAnsi="Times New Roman" w:cs="Times New Roman"/>
          <w:noProof/>
          <w:sz w:val="24"/>
          <w:szCs w:val="24"/>
        </w:rPr>
        <w:t>(COTA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3B47D307" w14:textId="77777777" w:rsidR="007C3450" w:rsidRDefault="007C3450" w:rsidP="007C3450">
      <w:pPr>
        <w:jc w:val="both"/>
        <w:rPr>
          <w:rFonts w:ascii="Times New Roman" w:hAnsi="Times New Roman" w:cs="Times New Roman"/>
          <w:sz w:val="24"/>
          <w:szCs w:val="24"/>
        </w:rPr>
      </w:pPr>
    </w:p>
    <w:p w14:paraId="4D777CB0"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Greedy tactic</w:t>
      </w:r>
    </w:p>
    <w:p w14:paraId="7BF7580E"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Greedy tactic is a strategy used by many real-time transit planning apps and algorithms. The routing and timing advice provided by these apps is such that the user will arrive at the same time as the bus at a stop, thus achieving shortest waiting time. This can be checked empirically by comparing the user arrival time at stops with the bus departure time on popular apps. Therefore, based on the same logic, a greedy tactic user will check the relationship between suggested home departure time and current time, leaving home when the bus’s estimated time of departure is equal to or greater than walking time plus current time. The pseudo code is for this strategy is:</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7C3450" w14:paraId="7555A40E" w14:textId="77777777" w:rsidTr="00D253A2">
        <w:trPr>
          <w:trHeight w:val="580"/>
        </w:trPr>
        <w:tc>
          <w:tcPr>
            <w:tcW w:w="256" w:type="pct"/>
            <w:vAlign w:val="center"/>
          </w:tcPr>
          <w:p w14:paraId="5AFA1568" w14:textId="77777777" w:rsidR="007C3450" w:rsidRDefault="007C3450" w:rsidP="00D253A2">
            <w:pPr>
              <w:jc w:val="center"/>
              <w:rPr>
                <w:rFonts w:ascii="Times New Roman" w:eastAsia="Yu Mincho" w:hAnsi="Times New Roman" w:cs="Times New Roman"/>
                <w:sz w:val="24"/>
                <w:szCs w:val="24"/>
                <w:lang w:eastAsia="ja-JP"/>
              </w:rPr>
            </w:pPr>
          </w:p>
        </w:tc>
        <w:tc>
          <w:tcPr>
            <w:tcW w:w="4463" w:type="pct"/>
            <w:vAlign w:val="center"/>
            <w:hideMark/>
          </w:tcPr>
          <w:p w14:paraId="47142E97" w14:textId="6448BEE4" w:rsidR="007C3450" w:rsidRDefault="007C3450" w:rsidP="00D253A2">
            <w:pPr>
              <w:rPr>
                <w:rFonts w:ascii="Times New Roman" w:eastAsia="Yu Mincho" w:hAnsi="Times New Roman" w:cs="Times New Roman"/>
                <w:b/>
                <w:sz w:val="24"/>
                <w:szCs w:val="24"/>
              </w:rPr>
            </w:pPr>
            <w:r w:rsidRPr="00D253A2">
              <w:rPr>
                <w:rFonts w:ascii="Times New Roman" w:eastAsia="Yu Mincho" w:hAnsi="Times New Roman" w:cs="Times New Roman"/>
                <w:b/>
                <w:sz w:val="24"/>
                <w:szCs w:val="24"/>
              </w:rPr>
              <w:t xml:space="preserve">while </w:t>
            </w:r>
            <w:r w:rsidRPr="00D253A2">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6C4C41B3" w14:textId="290741FE" w:rsidR="007C3450" w:rsidRPr="00D253A2" w:rsidRDefault="007C3450" w:rsidP="00D253A2">
            <w:pPr>
              <w:rPr>
                <w:rFonts w:ascii="Times New Roman" w:eastAsia="Yu Mincho" w:hAnsi="Times New Roman" w:cs="Times New Roman"/>
                <w:b/>
                <w:sz w:val="24"/>
                <w:szCs w:val="24"/>
              </w:rPr>
            </w:pPr>
            <w:r>
              <w:rPr>
                <w:rFonts w:ascii="Times New Roman" w:eastAsia="Yu Mincho" w:hAnsi="Times New Roman" w:cs="Times New Roman"/>
                <w:b/>
                <w:sz w:val="24"/>
                <w:szCs w:val="24"/>
              </w:rPr>
              <w:t xml:space="preserve">  </w:t>
            </w:r>
            <w:r w:rsidR="00253EA3">
              <w:rPr>
                <w:rFonts w:ascii="Times New Roman" w:eastAsia="Yu Mincho" w:hAnsi="Times New Roman" w:cs="Times New Roman"/>
                <w:b/>
                <w:sz w:val="24"/>
                <w:szCs w:val="24"/>
              </w:rPr>
              <w:t xml:space="preserve"> </w:t>
            </w:r>
            <w:r>
              <w:rPr>
                <w:rFonts w:ascii="Times New Roman" w:eastAsia="Yu Mincho" w:hAnsi="Times New Roman" w:cs="Times New Roman"/>
                <w:b/>
                <w:sz w:val="24"/>
                <w:szCs w:val="24"/>
              </w:rPr>
              <w:t xml:space="preserve">if </w:t>
            </w:r>
            <m:oMath>
              <m:r>
                <w:rPr>
                  <w:rFonts w:ascii="Cambria Math" w:hAnsi="Cambria Math" w:cs="Times New Roman"/>
                  <w:sz w:val="24"/>
                  <w:szCs w:val="24"/>
                </w:rPr>
                <m:t>t'+δt≥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448170FB" w14:textId="1AE181E2"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 xml:space="preserve">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4D817E3" w14:textId="5840825B" w:rsidR="007C3450" w:rsidRPr="001C320A"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sidRPr="00D253A2">
              <w:rPr>
                <w:rFonts w:ascii="Times New Roman" w:eastAsia="Yu Mincho" w:hAnsi="Times New Roman" w:cs="Times New Roman"/>
                <w:b/>
                <w:sz w:val="24"/>
                <w:szCs w:val="24"/>
              </w:rPr>
              <w:t>else</w:t>
            </w:r>
          </w:p>
          <w:p w14:paraId="61193CF9" w14:textId="4F17D636"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w:t>
            </w:r>
            <w:r w:rsidR="00253EA3">
              <w:rPr>
                <w:rFonts w:ascii="Times New Roman" w:eastAsia="Yu Mincho" w:hAnsi="Times New Roman" w:cs="Times New Roman"/>
                <w:sz w:val="24"/>
                <w:szCs w:val="24"/>
              </w:rPr>
              <w:t xml:space="preserve">  </w:t>
            </w:r>
            <w:r>
              <w:rPr>
                <w:rFonts w:ascii="Times New Roman" w:eastAsia="Yu Mincho" w:hAnsi="Times New Roman" w:cs="Times New Roman"/>
                <w:sz w:val="24"/>
                <w:szCs w:val="24"/>
              </w:rPr>
              <w:t>wait until next update</w:t>
            </w:r>
          </w:p>
          <w:p w14:paraId="204510AC" w14:textId="77777777" w:rsidR="007C3450" w:rsidRPr="00D253A2" w:rsidRDefault="007C3450" w:rsidP="00D253A2">
            <w:pPr>
              <w:rPr>
                <w:rFonts w:ascii="Times New Roman" w:eastAsia="Yu Mincho" w:hAnsi="Times New Roman" w:cs="Times New Roman"/>
                <w:sz w:val="24"/>
                <w:szCs w:val="24"/>
              </w:rPr>
            </w:pPr>
          </w:p>
        </w:tc>
        <w:tc>
          <w:tcPr>
            <w:tcW w:w="280" w:type="pct"/>
            <w:vAlign w:val="center"/>
            <w:hideMark/>
          </w:tcPr>
          <w:p w14:paraId="149D65C3" w14:textId="77777777" w:rsidR="007C3450" w:rsidRPr="00E86BF0" w:rsidRDefault="007C3450" w:rsidP="00D253A2">
            <w:pPr>
              <w:pStyle w:val="TimesNewRoman"/>
              <w:rPr>
                <w:rFonts w:asciiTheme="minorHAnsi" w:hAnsiTheme="minorHAnsi" w:cstheme="minorBidi"/>
                <w:sz w:val="18"/>
                <w:szCs w:val="18"/>
              </w:rPr>
            </w:pPr>
            <w:r>
              <w:rPr>
                <w:rFonts w:eastAsia="Yu Mincho"/>
                <w:lang w:eastAsia="ja-JP"/>
              </w:rPr>
              <w:t>(</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r>
              <w:rPr>
                <w:rFonts w:eastAsia="Yu Mincho"/>
                <w:lang w:eastAsia="ja-JP"/>
              </w:rPr>
              <w:t>)</w:t>
            </w:r>
          </w:p>
        </w:tc>
      </w:tr>
    </w:tbl>
    <w:p w14:paraId="7183B275" w14:textId="77777777" w:rsidR="007C3450" w:rsidRDefault="007C3450" w:rsidP="007C3450">
      <w:pPr>
        <w:jc w:val="both"/>
        <w:rPr>
          <w:rFonts w:ascii="Times New Roman" w:hAnsi="Times New Roman" w:cs="Times New Roman"/>
          <w:sz w:val="24"/>
          <w:szCs w:val="24"/>
        </w:rPr>
      </w:pPr>
    </w:p>
    <w:p w14:paraId="646218A1"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Where: π</w:t>
      </w:r>
      <w:r>
        <w:rPr>
          <w:rFonts w:ascii="Times New Roman" w:hAnsi="Times New Roman" w:cs="Times New Roman"/>
          <w:sz w:val="24"/>
          <w:szCs w:val="24"/>
          <w:vertAlign w:val="superscript"/>
        </w:rPr>
        <w:t>p</w:t>
      </w:r>
      <w:r>
        <w:rPr>
          <w:rFonts w:ascii="Times New Roman" w:hAnsi="Times New Roman" w:cs="Times New Roman"/>
          <w:sz w:val="24"/>
          <w:szCs w:val="24"/>
        </w:rPr>
        <w:t xml:space="preserve"> is the scheduled bus’s estimated time of departure given by RTI app and t’ is the current time when a new update is available.</w:t>
      </w:r>
    </w:p>
    <w:p w14:paraId="2257C882" w14:textId="5F88FEFC"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 xml:space="preserve">Ideally, this strategy can achieve a minimal wait time if no disturbance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_Ref8118481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333E7A">
        <w:rPr>
          <w:rFonts w:ascii="Times New Roman" w:hAnsi="Times New Roman" w:cs="Times New Roman"/>
          <w:sz w:val="24"/>
          <w:szCs w:val="24"/>
        </w:rPr>
        <w:t xml:space="preserve">Figure </w:t>
      </w:r>
      <w:r w:rsidR="00253EA3">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However, due to the instability of transit system, its risk of missing a bus is also the highest. Due to the possible reclaimed delay and discontinuity delay, the bus may leave the stop earlier than the estimated time of departure. Consequently, we consider an alternative, prudent, RTI-based strategy.</w:t>
      </w:r>
    </w:p>
    <w:p w14:paraId="1CB3EBE9" w14:textId="77777777" w:rsidR="007C3450" w:rsidRDefault="007C3450" w:rsidP="007C3450">
      <w:pPr>
        <w:ind w:firstLine="720"/>
        <w:jc w:val="both"/>
        <w:rPr>
          <w:rFonts w:ascii="Times New Roman" w:hAnsi="Times New Roman" w:cs="Times New Roman"/>
          <w:sz w:val="24"/>
          <w:szCs w:val="24"/>
        </w:rPr>
      </w:pPr>
    </w:p>
    <w:p w14:paraId="3D6E0477" w14:textId="77777777" w:rsidR="007C3450" w:rsidRPr="00351FFE" w:rsidRDefault="007C3450" w:rsidP="007C3450">
      <w:pPr>
        <w:pStyle w:val="ListParagraph"/>
        <w:numPr>
          <w:ilvl w:val="2"/>
          <w:numId w:val="5"/>
        </w:numPr>
        <w:jc w:val="both"/>
        <w:rPr>
          <w:rFonts w:ascii="Times New Roman" w:hAnsi="Times New Roman" w:cs="Times New Roman"/>
          <w:bCs/>
          <w:sz w:val="24"/>
          <w:szCs w:val="24"/>
        </w:rPr>
      </w:pPr>
      <w:r w:rsidRPr="00351FFE">
        <w:rPr>
          <w:rFonts w:ascii="Times New Roman" w:hAnsi="Times New Roman" w:cs="Times New Roman"/>
          <w:bCs/>
          <w:sz w:val="24"/>
          <w:szCs w:val="24"/>
        </w:rPr>
        <w:t>Prudent tactic</w:t>
      </w:r>
    </w:p>
    <w:p w14:paraId="40AE1343"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To manage the risk of missing a bus, a RTI user may want to leave home earlier than the greedy tactic. This is a common strategy to avoid risk of missing a bus, such as using the 95</w:t>
      </w:r>
      <w:r w:rsidRPr="00D253A2">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waiting time as budgeted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{"citationItems":[{"id":"ITEM-1","itemData":{"ISSN":"0361-1981","author":[{"dropping-particle":"","family":"Furth","given":"Peter G","non-dropping-particle":"","parse-names":false,"suffix":""},{"dropping-particle":"","family":"Muller","given":"Theo H J","non-dropping-particle":"","parse-names":false,"suffix":""}],"container-title":"Transportation Research Record","id":"ITEM-1","issue":"1","issued":{"date-parts":[["2006"]]},"page":"79-87","publisher":"SAGE Publications Sage CA: Los Angeles, CA","title":"Service reliability and hidden waiting time: Insights from automatic vehicle location data","type":"article-journal","volume":"1955"},"uris":["http://www.mendeley.com/documents/?uuid=c5f83ef0-bf09-45f4-9e1e-552628c144d3"]}],"mendeley":{"formattedCitation":"(Furth and Muller 2006)","plainTextFormattedCitation":"(Furth and Muller 2006)","previouslyFormattedCitation":"(Furth and Muller 2006)"},"properties":{"noteIndex":0},"schema":"https://github.com/citation-style-language/schema/raw/master/csl-citation.json"}</w:instrText>
      </w:r>
      <w:r>
        <w:rPr>
          <w:rFonts w:ascii="Times New Roman" w:hAnsi="Times New Roman" w:cs="Times New Roman"/>
          <w:sz w:val="24"/>
          <w:szCs w:val="24"/>
        </w:rPr>
        <w:fldChar w:fldCharType="separate"/>
      </w:r>
      <w:r w:rsidRPr="00A76261">
        <w:rPr>
          <w:rFonts w:ascii="Times New Roman" w:hAnsi="Times New Roman" w:cs="Times New Roman"/>
          <w:noProof/>
          <w:sz w:val="24"/>
          <w:szCs w:val="24"/>
        </w:rPr>
        <w:t>(Furth and Muller 2006)</w:t>
      </w:r>
      <w:r>
        <w:rPr>
          <w:rFonts w:ascii="Times New Roman" w:hAnsi="Times New Roman" w:cs="Times New Roman"/>
          <w:sz w:val="24"/>
          <w:szCs w:val="24"/>
        </w:rPr>
        <w:fldChar w:fldCharType="end"/>
      </w:r>
      <w:r>
        <w:rPr>
          <w:rFonts w:ascii="Times New Roman" w:hAnsi="Times New Roman" w:cs="Times New Roman"/>
          <w:sz w:val="24"/>
          <w:szCs w:val="24"/>
        </w:rPr>
        <w:t xml:space="preserve">. An </w:t>
      </w:r>
      <w:r w:rsidRPr="00247039">
        <w:rPr>
          <w:rFonts w:ascii="Times New Roman" w:hAnsi="Times New Roman" w:cs="Times New Roman"/>
          <w:i/>
          <w:iCs/>
          <w:sz w:val="24"/>
          <w:szCs w:val="24"/>
        </w:rPr>
        <w:t>insurance buffer</w:t>
      </w:r>
      <w:r>
        <w:rPr>
          <w:rFonts w:ascii="Times New Roman" w:hAnsi="Times New Roman" w:cs="Times New Roman"/>
          <w:sz w:val="24"/>
          <w:szCs w:val="24"/>
        </w:rPr>
        <w:t xml:space="preserve"> trades some time to reduce risk of missing a bus. Given a user-designated insurance buffer </w:t>
      </w:r>
      <w:r w:rsidRPr="00D253A2">
        <w:rPr>
          <w:rFonts w:ascii="Times New Roman" w:hAnsi="Times New Roman" w:cs="Times New Roman"/>
          <w:i/>
          <w:sz w:val="24"/>
          <w:szCs w:val="24"/>
        </w:rPr>
        <w:t>IB,</w:t>
      </w:r>
      <w:r>
        <w:rPr>
          <w:rFonts w:ascii="Times New Roman" w:hAnsi="Times New Roman" w:cs="Times New Roman"/>
          <w:sz w:val="24"/>
          <w:szCs w:val="24"/>
        </w:rPr>
        <w:t xml:space="preserve"> the pseudo code for home departure time </w:t>
      </w:r>
      <w:r w:rsidRPr="00D253A2">
        <w:rPr>
          <w:rFonts w:ascii="Times New Roman" w:hAnsi="Times New Roman" w:cs="Times New Roman"/>
          <w:i/>
          <w:sz w:val="24"/>
          <w:szCs w:val="24"/>
        </w:rPr>
        <w:t>t</w:t>
      </w:r>
      <w:r>
        <w:rPr>
          <w:rFonts w:ascii="Times New Roman" w:hAnsi="Times New Roman" w:cs="Times New Roman"/>
          <w:sz w:val="24"/>
          <w:szCs w:val="24"/>
        </w:rPr>
        <w:t xml:space="preserve"> is: </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165"/>
        <w:gridCol w:w="736"/>
      </w:tblGrid>
      <w:tr w:rsidR="007C3450" w14:paraId="64A32137" w14:textId="77777777" w:rsidTr="00D253A2">
        <w:trPr>
          <w:trHeight w:val="580"/>
        </w:trPr>
        <w:tc>
          <w:tcPr>
            <w:tcW w:w="197" w:type="pct"/>
          </w:tcPr>
          <w:p w14:paraId="7125B67F" w14:textId="77777777" w:rsidR="007C3450" w:rsidRDefault="007C3450" w:rsidP="00D253A2">
            <w:pPr>
              <w:spacing w:after="160" w:line="259" w:lineRule="auto"/>
              <w:jc w:val="both"/>
              <w:rPr>
                <w:rFonts w:ascii="Times New Roman" w:eastAsia="Yu Mincho" w:hAnsi="Times New Roman" w:cs="Times New Roman"/>
                <w:sz w:val="24"/>
                <w:szCs w:val="24"/>
                <w:lang w:eastAsia="ja-JP"/>
              </w:rPr>
            </w:pPr>
          </w:p>
        </w:tc>
        <w:tc>
          <w:tcPr>
            <w:tcW w:w="4406" w:type="pct"/>
            <w:vAlign w:val="center"/>
            <w:hideMark/>
          </w:tcPr>
          <w:p w14:paraId="4ED71913" w14:textId="2C8EAD41" w:rsidR="007C3450" w:rsidRDefault="007C3450" w:rsidP="00D253A2">
            <w:pPr>
              <w:rPr>
                <w:rFonts w:ascii="Times New Roman" w:eastAsia="Yu Mincho" w:hAnsi="Times New Roman" w:cs="Times New Roman"/>
                <w:b/>
                <w:sz w:val="24"/>
                <w:szCs w:val="24"/>
              </w:rPr>
            </w:pPr>
            <w:r w:rsidRPr="00C67C7D">
              <w:rPr>
                <w:rFonts w:ascii="Times New Roman" w:eastAsia="Yu Mincho" w:hAnsi="Times New Roman" w:cs="Times New Roman"/>
                <w:b/>
                <w:sz w:val="24"/>
                <w:szCs w:val="24"/>
              </w:rPr>
              <w:t xml:space="preserve">while </w:t>
            </w:r>
            <w:r w:rsidRPr="00C67C7D">
              <w:rPr>
                <w:rFonts w:ascii="Times New Roman" w:eastAsia="Yu Mincho" w:hAnsi="Times New Roman" w:cs="Times New Roman"/>
                <w:sz w:val="24"/>
                <w:szCs w:val="24"/>
              </w:rPr>
              <w:t>there is a new update</w:t>
            </w:r>
            <w:r w:rsidR="00A70962">
              <w:rPr>
                <w:rFonts w:ascii="Times New Roman" w:eastAsia="Yu Mincho" w:hAnsi="Times New Roman" w:cs="Times New Roman"/>
                <w:b/>
                <w:sz w:val="24"/>
                <w:szCs w:val="24"/>
              </w:rPr>
              <w:t xml:space="preserve"> do</w:t>
            </w:r>
          </w:p>
          <w:p w14:paraId="2CE9E052" w14:textId="3159655E"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b/>
                <w:sz w:val="24"/>
                <w:szCs w:val="24"/>
              </w:rPr>
              <w:t xml:space="preserve">  if </w:t>
            </w:r>
            <m:oMath>
              <m:r>
                <w:rPr>
                  <w:rFonts w:ascii="Cambria Math" w:hAnsi="Cambria Math" w:cs="Times New Roman"/>
                  <w:sz w:val="24"/>
                  <w:szCs w:val="24"/>
                </w:rPr>
                <m:t>t'+δt+IB≥</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p</m:t>
                  </m:r>
                </m:sup>
              </m:sSup>
            </m:oMath>
          </w:p>
          <w:p w14:paraId="234F6B47" w14:textId="77777777" w:rsidR="007C3450" w:rsidRDefault="007C3450" w:rsidP="00D253A2">
            <w:pPr>
              <w:rPr>
                <w:rFonts w:ascii="Times New Roman" w:eastAsia="Yu Mincho" w:hAnsi="Times New Roman" w:cs="Times New Roman"/>
                <w:sz w:val="24"/>
                <w:szCs w:val="24"/>
              </w:rPr>
            </w:pPr>
            <w:r>
              <w:rPr>
                <w:rFonts w:ascii="Times New Roman" w:eastAsia="Yu Mincho" w:hAnsi="Times New Roman" w:cs="Times New Roman"/>
                <w:sz w:val="24"/>
                <w:szCs w:val="24"/>
              </w:rPr>
              <w:t xml:space="preserve">    return </w:t>
            </w:r>
            <m:oMath>
              <m:r>
                <w:rPr>
                  <w:rFonts w:ascii="Cambria Math" w:eastAsia="Yu Mincho" w:hAnsi="Cambria Math" w:cs="Times New Roman"/>
                  <w:sz w:val="24"/>
                  <w:szCs w:val="24"/>
                </w:rPr>
                <m:t>t</m:t>
              </m:r>
              <m:r>
                <w:rPr>
                  <w:rFonts w:ascii="Cambria Math" w:hAnsi="Cambria Math" w:cs="Times New Roman"/>
                  <w:sz w:val="24"/>
                  <w:szCs w:val="24"/>
                </w:rPr>
                <m:t>=t'</m:t>
              </m:r>
            </m:oMath>
          </w:p>
          <w:p w14:paraId="38D35331" w14:textId="4B98A61D" w:rsidR="007C3450" w:rsidRPr="00C67C7D" w:rsidRDefault="007C3450" w:rsidP="00D253A2">
            <w:pPr>
              <w:rPr>
                <w:rFonts w:ascii="Times New Roman" w:eastAsia="Yu Mincho" w:hAnsi="Times New Roman" w:cs="Times New Roman"/>
                <w:b/>
                <w:sz w:val="24"/>
                <w:szCs w:val="24"/>
              </w:rPr>
            </w:pPr>
            <w:r>
              <w:rPr>
                <w:rFonts w:ascii="Times New Roman" w:eastAsia="Yu Mincho" w:hAnsi="Times New Roman" w:cs="Times New Roman"/>
                <w:sz w:val="24"/>
                <w:szCs w:val="24"/>
              </w:rPr>
              <w:t xml:space="preserve">  </w:t>
            </w:r>
            <w:r w:rsidRPr="00C67C7D">
              <w:rPr>
                <w:rFonts w:ascii="Times New Roman" w:eastAsia="Yu Mincho" w:hAnsi="Times New Roman" w:cs="Times New Roman"/>
                <w:b/>
                <w:sz w:val="24"/>
                <w:szCs w:val="24"/>
              </w:rPr>
              <w:t>else</w:t>
            </w:r>
            <w:r w:rsidR="00A70962">
              <w:rPr>
                <w:rFonts w:ascii="Times New Roman" w:eastAsia="Yu Mincho" w:hAnsi="Times New Roman" w:cs="Times New Roman"/>
                <w:b/>
                <w:sz w:val="24"/>
                <w:szCs w:val="24"/>
              </w:rPr>
              <w:t>:</w:t>
            </w:r>
          </w:p>
          <w:p w14:paraId="1E2B54D2" w14:textId="77777777" w:rsidR="007C3450" w:rsidRPr="001C320A" w:rsidRDefault="007C3450" w:rsidP="00D253A2">
            <w:pPr>
              <w:spacing w:after="160" w:line="259" w:lineRule="auto"/>
              <w:jc w:val="both"/>
              <w:rPr>
                <w:rFonts w:ascii="Cambria Math" w:hAnsi="Cambria Math" w:cs="Times New Roman"/>
                <w:sz w:val="24"/>
                <w:szCs w:val="24"/>
                <w:oMath/>
              </w:rPr>
            </w:pPr>
            <w:r>
              <w:rPr>
                <w:rFonts w:ascii="Times New Roman" w:eastAsia="Yu Mincho" w:hAnsi="Times New Roman" w:cs="Times New Roman"/>
                <w:sz w:val="24"/>
                <w:szCs w:val="24"/>
              </w:rPr>
              <w:t xml:space="preserve">    wait until next update</w:t>
            </w:r>
          </w:p>
        </w:tc>
        <w:tc>
          <w:tcPr>
            <w:tcW w:w="397" w:type="pct"/>
            <w:vAlign w:val="center"/>
            <w:hideMark/>
          </w:tcPr>
          <w:p w14:paraId="7F61C3D8" w14:textId="38E18CB8" w:rsidR="007C3450" w:rsidRPr="00F925FB" w:rsidRDefault="007C3450" w:rsidP="00D253A2">
            <w:pPr>
              <w:jc w:val="both"/>
              <w:rPr>
                <w:rFonts w:eastAsia="Yu Mincho"/>
                <w:lang w:eastAsia="ja-JP"/>
              </w:rPr>
            </w:pPr>
            <w:r w:rsidRPr="00D253A2">
              <w:rPr>
                <w:rFonts w:ascii="Times New Roman" w:hAnsi="Times New Roman" w:cs="Times New Roman"/>
                <w:sz w:val="24"/>
                <w:szCs w:val="24"/>
              </w:rPr>
              <w:t>(</w:t>
            </w:r>
            <w:r w:rsidRPr="00D253A2">
              <w:rPr>
                <w:rFonts w:ascii="Times New Roman" w:hAnsi="Times New Roman" w:cs="Times New Roman"/>
                <w:sz w:val="24"/>
                <w:szCs w:val="24"/>
              </w:rPr>
              <w:fldChar w:fldCharType="begin"/>
            </w:r>
            <w:r w:rsidRPr="00D253A2">
              <w:rPr>
                <w:rFonts w:ascii="Times New Roman" w:hAnsi="Times New Roman" w:cs="Times New Roman"/>
                <w:sz w:val="24"/>
                <w:szCs w:val="24"/>
              </w:rPr>
              <w:instrText xml:space="preserve"> SEQ Equation \* ARABIC </w:instrText>
            </w:r>
            <w:r w:rsidRPr="00D253A2">
              <w:rPr>
                <w:rFonts w:ascii="Times New Roman" w:hAnsi="Times New Roman" w:cs="Times New Roman"/>
                <w:sz w:val="24"/>
                <w:szCs w:val="24"/>
              </w:rPr>
              <w:fldChar w:fldCharType="separate"/>
            </w:r>
            <w:r w:rsidR="00253EA3">
              <w:rPr>
                <w:rFonts w:ascii="Times New Roman" w:hAnsi="Times New Roman" w:cs="Times New Roman"/>
                <w:noProof/>
                <w:sz w:val="24"/>
                <w:szCs w:val="24"/>
              </w:rPr>
              <w:t>5</w:t>
            </w:r>
            <w:r w:rsidRPr="00D253A2">
              <w:rPr>
                <w:rFonts w:ascii="Times New Roman" w:hAnsi="Times New Roman" w:cs="Times New Roman"/>
                <w:sz w:val="24"/>
                <w:szCs w:val="24"/>
              </w:rPr>
              <w:fldChar w:fldCharType="end"/>
            </w:r>
            <w:r w:rsidRPr="00D253A2">
              <w:rPr>
                <w:rFonts w:ascii="Times New Roman" w:hAnsi="Times New Roman" w:cs="Times New Roman"/>
                <w:sz w:val="24"/>
                <w:szCs w:val="24"/>
              </w:rPr>
              <w:t>)</w:t>
            </w:r>
          </w:p>
        </w:tc>
      </w:tr>
    </w:tbl>
    <w:p w14:paraId="613E1C9C" w14:textId="77777777"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The insurance buffer is an indicator of the transit users’ risk attitude: it represents how much time the user is willing to gamble to gain the waiting time reduction. The less insurance buffer, the more </w:t>
      </w:r>
      <w:r w:rsidRPr="00E00385">
        <w:rPr>
          <w:rFonts w:ascii="Times New Roman" w:hAnsi="Times New Roman" w:cs="Times New Roman"/>
          <w:sz w:val="24"/>
          <w:szCs w:val="24"/>
        </w:rPr>
        <w:t>risk-seeking</w:t>
      </w:r>
      <w:r>
        <w:rPr>
          <w:rFonts w:ascii="Times New Roman" w:hAnsi="Times New Roman" w:cs="Times New Roman"/>
          <w:sz w:val="24"/>
          <w:szCs w:val="24"/>
        </w:rPr>
        <w:t xml:space="preserve"> the user. </w:t>
      </w:r>
      <w:r w:rsidRPr="00730D45">
        <w:rPr>
          <w:rFonts w:ascii="Times New Roman" w:hAnsi="Times New Roman" w:cs="Times New Roman"/>
          <w:sz w:val="24"/>
          <w:szCs w:val="24"/>
        </w:rPr>
        <w:t xml:space="preserve">We can consider prudent and greedy tactic as part of a </w:t>
      </w:r>
      <w:r w:rsidRPr="00730D45">
        <w:rPr>
          <w:rFonts w:ascii="Times New Roman" w:hAnsi="Times New Roman" w:cs="Times New Roman"/>
          <w:i/>
          <w:sz w:val="24"/>
          <w:szCs w:val="24"/>
        </w:rPr>
        <w:t>prudent tactic family</w:t>
      </w:r>
      <w:r w:rsidRPr="00730D45">
        <w:rPr>
          <w:rFonts w:ascii="Times New Roman" w:hAnsi="Times New Roman" w:cs="Times New Roman"/>
          <w:sz w:val="24"/>
          <w:szCs w:val="24"/>
        </w:rPr>
        <w:t>, since the greedy tactic is a special case with insurance buffer of 0.</w:t>
      </w:r>
    </w:p>
    <w:p w14:paraId="26DC8083" w14:textId="77777777" w:rsidR="007C3450" w:rsidRDefault="007C3450" w:rsidP="007C3450">
      <w:pPr>
        <w:pStyle w:val="IndentTimesNewRoman"/>
        <w:jc w:val="both"/>
      </w:pPr>
      <w:r>
        <w:t>We can optimize the insurance buffer to achieve minimal waiting time by users based on the empirical performance of the transit system. This requires four steps that could be accomplished by a trip planning app on the server side:</w:t>
      </w:r>
    </w:p>
    <w:p w14:paraId="743AF462" w14:textId="77777777" w:rsidR="007C3450" w:rsidRDefault="007C3450" w:rsidP="007C3450">
      <w:pPr>
        <w:pStyle w:val="IndentTimesNewRoman"/>
        <w:numPr>
          <w:ilvl w:val="0"/>
          <w:numId w:val="15"/>
        </w:numPr>
        <w:jc w:val="both"/>
      </w:pPr>
      <w:r>
        <w:t xml:space="preserve">Calculation: Designate a set of buffers </w:t>
      </w:r>
      <w:r w:rsidRPr="0087115B">
        <w:t>(e.g., 0 – 300 seconds)</w:t>
      </w:r>
      <w:r>
        <w:t xml:space="preserve"> and walking time ranges (e.g., 0 – 9 minutes)</w:t>
      </w:r>
      <w:r w:rsidRPr="0087115B">
        <w:t xml:space="preserve">. </w:t>
      </w:r>
      <w:r>
        <w:t>Calculate the performance for all designated buffers. The results contain user’s arrival time at the stop and the actual taken bus’s departure time for users with different walking time.</w:t>
      </w:r>
    </w:p>
    <w:p w14:paraId="14BE48CB" w14:textId="77777777" w:rsidR="007C3450" w:rsidRDefault="007C3450" w:rsidP="007C3450">
      <w:pPr>
        <w:pStyle w:val="IndentTimesNewRoman"/>
        <w:numPr>
          <w:ilvl w:val="0"/>
          <w:numId w:val="15"/>
        </w:numPr>
        <w:jc w:val="both"/>
      </w:pPr>
      <w:r>
        <w:t xml:space="preserve">Optimization: Find the smallest waiting time and the corresponding buffer each day. If there are multiple </w:t>
      </w:r>
      <w:r>
        <w:rPr>
          <w:rFonts w:hint="eastAsia"/>
        </w:rPr>
        <w:t>smal</w:t>
      </w:r>
      <w:r>
        <w:t xml:space="preserve">lest waiting time, designate the one with smaller buffer to guarantee least waiting time. </w:t>
      </w:r>
    </w:p>
    <w:p w14:paraId="62FB4A84" w14:textId="77777777" w:rsidR="007C3450" w:rsidRDefault="007C3450" w:rsidP="007C3450">
      <w:pPr>
        <w:pStyle w:val="IndentTimesNewRoman"/>
        <w:numPr>
          <w:ilvl w:val="0"/>
          <w:numId w:val="15"/>
        </w:numPr>
        <w:jc w:val="both"/>
      </w:pPr>
      <w:r>
        <w:t xml:space="preserve">Finalization: For each day, reduce all past days’ buffers into one by finding the maximum of the optimal buffers. We aim to find the smallest buffers while most trips </w:t>
      </w:r>
      <w:r>
        <w:lastRenderedPageBreak/>
        <w:t>are synchronized. To accommodate changes in the schedule, we will restart the process whenever a change is implemented.</w:t>
      </w:r>
    </w:p>
    <w:p w14:paraId="5D66A1B0" w14:textId="77777777" w:rsidR="007C3450" w:rsidRDefault="007C3450" w:rsidP="007C3450">
      <w:pPr>
        <w:pStyle w:val="IndentTimesNewRoman"/>
        <w:numPr>
          <w:ilvl w:val="0"/>
          <w:numId w:val="15"/>
        </w:numPr>
        <w:jc w:val="both"/>
      </w:pPr>
      <w:r>
        <w:t>Revalidat</w:t>
      </w:r>
      <w:r>
        <w:rPr>
          <w:rFonts w:hint="eastAsia"/>
        </w:rPr>
        <w:t>ion</w:t>
      </w:r>
      <w:r>
        <w:t>: Based on the finalized buffers, calculate the performance of each day.</w:t>
      </w:r>
    </w:p>
    <w:p w14:paraId="4555C0D1" w14:textId="77777777" w:rsidR="007C3450" w:rsidRDefault="007C3450" w:rsidP="007C3450">
      <w:pPr>
        <w:ind w:firstLine="720"/>
        <w:jc w:val="both"/>
        <w:rPr>
          <w:rFonts w:ascii="Times New Roman" w:hAnsi="Times New Roman" w:cs="Times New Roman"/>
          <w:sz w:val="24"/>
          <w:szCs w:val="24"/>
        </w:rPr>
      </w:pPr>
      <w:r>
        <w:rPr>
          <w:rFonts w:ascii="Times New Roman" w:hAnsi="Times New Roman" w:cs="Times New Roman"/>
          <w:sz w:val="24"/>
          <w:szCs w:val="24"/>
        </w:rPr>
        <w:t>However, t</w:t>
      </w:r>
      <w:r w:rsidRPr="005915AE">
        <w:rPr>
          <w:rFonts w:ascii="Times New Roman" w:hAnsi="Times New Roman" w:cs="Times New Roman"/>
          <w:sz w:val="24"/>
          <w:szCs w:val="24"/>
        </w:rPr>
        <w:t xml:space="preserve">he </w:t>
      </w:r>
      <w:r>
        <w:rPr>
          <w:rFonts w:ascii="Times New Roman" w:hAnsi="Times New Roman" w:cs="Times New Roman" w:hint="eastAsia"/>
          <w:sz w:val="24"/>
          <w:szCs w:val="24"/>
        </w:rPr>
        <w:t>number</w:t>
      </w:r>
      <w:r>
        <w:rPr>
          <w:rFonts w:ascii="Times New Roman" w:hAnsi="Times New Roman" w:cs="Times New Roman"/>
          <w:sz w:val="24"/>
          <w:szCs w:val="24"/>
        </w:rPr>
        <w:t xml:space="preserve"> </w:t>
      </w:r>
      <w:r w:rsidRPr="005915AE">
        <w:rPr>
          <w:rFonts w:ascii="Times New Roman" w:hAnsi="Times New Roman" w:cs="Times New Roman"/>
          <w:sz w:val="24"/>
          <w:szCs w:val="24"/>
        </w:rPr>
        <w:t xml:space="preserve">of </w:t>
      </w:r>
      <w:r>
        <w:rPr>
          <w:rFonts w:ascii="Times New Roman" w:hAnsi="Times New Roman" w:cs="Times New Roman"/>
          <w:sz w:val="24"/>
          <w:szCs w:val="24"/>
        </w:rPr>
        <w:t>insurance buffers</w:t>
      </w:r>
      <w:r w:rsidRPr="005915AE">
        <w:rPr>
          <w:rFonts w:ascii="Times New Roman" w:hAnsi="Times New Roman" w:cs="Times New Roman"/>
          <w:sz w:val="24"/>
          <w:szCs w:val="24"/>
        </w:rPr>
        <w:t xml:space="preserve"> </w:t>
      </w:r>
      <w:r>
        <w:rPr>
          <w:rFonts w:ascii="Times New Roman" w:hAnsi="Times New Roman" w:cs="Times New Roman"/>
          <w:sz w:val="24"/>
          <w:szCs w:val="24"/>
        </w:rPr>
        <w:t>is large: w</w:t>
      </w:r>
      <w:r w:rsidRPr="00FD4B46">
        <w:rPr>
          <w:rFonts w:ascii="Times New Roman" w:hAnsi="Times New Roman" w:cs="Times New Roman"/>
          <w:sz w:val="24"/>
          <w:szCs w:val="24"/>
        </w:rPr>
        <w:t>e minimize waiting time over</w:t>
      </w:r>
      <w:r>
        <w:rPr>
          <w:rFonts w:ascii="Times New Roman" w:hAnsi="Times New Roman" w:cs="Times New Roman"/>
          <w:sz w:val="24"/>
          <w:szCs w:val="24"/>
        </w:rPr>
        <w:t xml:space="preserve"> each </w:t>
      </w:r>
      <w:r w:rsidRPr="00EE548B">
        <w:rPr>
          <w:rFonts w:ascii="Times New Roman" w:hAnsi="Times New Roman" w:cs="Times New Roman"/>
          <w:i/>
          <w:sz w:val="24"/>
          <w:szCs w:val="24"/>
        </w:rPr>
        <w:t>IB</w:t>
      </w:r>
      <w:r w:rsidRPr="00EE548B">
        <w:rPr>
          <w:rFonts w:ascii="Times New Roman" w:hAnsi="Times New Roman" w:cs="Times New Roman"/>
          <w:i/>
          <w:sz w:val="24"/>
          <w:szCs w:val="24"/>
          <w:vertAlign w:val="subscript"/>
        </w:rPr>
        <w:t>ijk</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which represents </w:t>
      </w:r>
      <w:r w:rsidRPr="00FD4B46">
        <w:rPr>
          <w:rFonts w:ascii="Times New Roman" w:hAnsi="Times New Roman" w:cs="Times New Roman"/>
          <w:sz w:val="24"/>
          <w:szCs w:val="24"/>
        </w:rPr>
        <w:t xml:space="preserve">a different </w:t>
      </w:r>
      <w:r>
        <w:rPr>
          <w:rFonts w:ascii="Times New Roman" w:hAnsi="Times New Roman" w:cs="Times New Roman"/>
          <w:sz w:val="24"/>
          <w:szCs w:val="24"/>
        </w:rPr>
        <w:t>buffer</w:t>
      </w:r>
      <w:r w:rsidRPr="00FD4B46">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D4B46">
        <w:rPr>
          <w:rFonts w:ascii="Times New Roman" w:hAnsi="Times New Roman" w:cs="Times New Roman"/>
          <w:sz w:val="24"/>
          <w:szCs w:val="24"/>
        </w:rPr>
        <w:t>each trip</w:t>
      </w:r>
      <w:r>
        <w:rPr>
          <w:rFonts w:ascii="Times New Roman" w:hAnsi="Times New Roman" w:cs="Times New Roman"/>
          <w:sz w:val="24"/>
          <w:szCs w:val="24"/>
        </w:rPr>
        <w:t xml:space="preserve"> i</w:t>
      </w:r>
      <w:r w:rsidRPr="00FD4B46">
        <w:rPr>
          <w:rFonts w:ascii="Times New Roman" w:hAnsi="Times New Roman" w:cs="Times New Roman"/>
          <w:sz w:val="24"/>
          <w:szCs w:val="24"/>
        </w:rPr>
        <w:t>, each stop</w:t>
      </w:r>
      <w:r>
        <w:rPr>
          <w:rFonts w:ascii="Times New Roman" w:hAnsi="Times New Roman" w:cs="Times New Roman"/>
          <w:sz w:val="24"/>
          <w:szCs w:val="24"/>
        </w:rPr>
        <w:t xml:space="preserve"> j</w:t>
      </w:r>
      <w:r w:rsidRPr="00FD4B46">
        <w:rPr>
          <w:rFonts w:ascii="Times New Roman" w:hAnsi="Times New Roman" w:cs="Times New Roman"/>
          <w:sz w:val="24"/>
          <w:szCs w:val="24"/>
        </w:rPr>
        <w:t xml:space="preserve">, and each </w:t>
      </w:r>
      <w:r>
        <w:rPr>
          <w:rFonts w:ascii="Times New Roman" w:hAnsi="Times New Roman" w:cs="Times New Roman"/>
          <w:sz w:val="24"/>
          <w:szCs w:val="24"/>
        </w:rPr>
        <w:t>walking time k from the stop (0 – 10 min)</w:t>
      </w:r>
      <w:r w:rsidRPr="005915AE">
        <w:rPr>
          <w:rFonts w:ascii="Times New Roman" w:hAnsi="Times New Roman" w:cs="Times New Roman"/>
          <w:sz w:val="24"/>
          <w:szCs w:val="24"/>
        </w:rPr>
        <w:t xml:space="preserve">. </w:t>
      </w:r>
      <w:r>
        <w:rPr>
          <w:rFonts w:ascii="Times New Roman" w:hAnsi="Times New Roman" w:cs="Times New Roman"/>
          <w:sz w:val="24"/>
          <w:szCs w:val="24"/>
        </w:rPr>
        <w:t xml:space="preserve">Meanwhile, the collected transit system data volume for the period </w:t>
      </w:r>
      <w:r w:rsidRPr="006D5AFB">
        <w:rPr>
          <w:rFonts w:ascii="Times New Roman" w:hAnsi="Times New Roman" w:cs="Times New Roman"/>
          <w:sz w:val="24"/>
          <w:szCs w:val="24"/>
        </w:rPr>
        <w:t>May 2018 to May 2019</w:t>
      </w:r>
      <w:r>
        <w:rPr>
          <w:rFonts w:ascii="Times New Roman" w:hAnsi="Times New Roman" w:cs="Times New Roman"/>
          <w:sz w:val="24"/>
          <w:szCs w:val="24"/>
        </w:rPr>
        <w:t xml:space="preserve"> is terabyte-scale</w:t>
      </w:r>
      <w:r w:rsidRPr="006D5AFB">
        <w:rPr>
          <w:rFonts w:ascii="Times New Roman" w:hAnsi="Times New Roman" w:cs="Times New Roman"/>
          <w:sz w:val="24"/>
          <w:szCs w:val="24"/>
        </w:rPr>
        <w:t xml:space="preserve">; </w:t>
      </w:r>
      <w:r>
        <w:rPr>
          <w:rFonts w:ascii="Times New Roman" w:hAnsi="Times New Roman" w:cs="Times New Roman"/>
          <w:sz w:val="24"/>
          <w:szCs w:val="24"/>
        </w:rPr>
        <w:t>t</w:t>
      </w:r>
      <w:r w:rsidRPr="00153B3F">
        <w:rPr>
          <w:rFonts w:ascii="Times New Roman" w:hAnsi="Times New Roman" w:cs="Times New Roman"/>
          <w:sz w:val="24"/>
          <w:szCs w:val="24"/>
        </w:rPr>
        <w:t xml:space="preserve">o </w:t>
      </w:r>
      <w:r>
        <w:rPr>
          <w:rFonts w:ascii="Times New Roman" w:hAnsi="Times New Roman" w:cs="Times New Roman"/>
          <w:sz w:val="24"/>
          <w:szCs w:val="24"/>
        </w:rPr>
        <w:t xml:space="preserve">deal with the consequent large computational cost, we selected the representative </w:t>
      </w:r>
      <w:r w:rsidRPr="006D5AFB">
        <w:rPr>
          <w:rFonts w:ascii="Times New Roman" w:hAnsi="Times New Roman" w:cs="Times New Roman"/>
          <w:sz w:val="24"/>
          <w:szCs w:val="24"/>
        </w:rPr>
        <w:t>bus route</w:t>
      </w:r>
      <w:r>
        <w:rPr>
          <w:rFonts w:ascii="Times New Roman" w:hAnsi="Times New Roman" w:cs="Times New Roman"/>
          <w:sz w:val="24"/>
          <w:szCs w:val="24"/>
        </w:rPr>
        <w:t xml:space="preserve"> No.2</w:t>
      </w:r>
      <w:r w:rsidRPr="006D5AFB">
        <w:rPr>
          <w:rFonts w:ascii="Times New Roman" w:hAnsi="Times New Roman" w:cs="Times New Roman"/>
          <w:sz w:val="24"/>
          <w:szCs w:val="24"/>
        </w:rPr>
        <w:t xml:space="preserve"> to study</w:t>
      </w:r>
      <w:r>
        <w:rPr>
          <w:rFonts w:ascii="Times New Roman" w:hAnsi="Times New Roman" w:cs="Times New Roman"/>
          <w:sz w:val="24"/>
          <w:szCs w:val="24"/>
        </w:rPr>
        <w:t xml:space="preserve"> and </w:t>
      </w:r>
      <w:r w:rsidRPr="00153B3F">
        <w:rPr>
          <w:rFonts w:ascii="Times New Roman" w:hAnsi="Times New Roman" w:cs="Times New Roman"/>
          <w:sz w:val="24"/>
          <w:szCs w:val="24"/>
        </w:rPr>
        <w:t>parallelized the outmost loops (buffers × dates) on a workstation with 40 virtual CPU cores.</w:t>
      </w:r>
      <w:r>
        <w:rPr>
          <w:rFonts w:ascii="Times New Roman" w:hAnsi="Times New Roman" w:cs="Times New Roman"/>
          <w:sz w:val="24"/>
          <w:szCs w:val="24"/>
        </w:rPr>
        <w:t xml:space="preserve"> We also select another five major routes in the COTA systems in a typical week and conduct the same PT optimization process to test the generalizability of the research. </w:t>
      </w:r>
    </w:p>
    <w:p w14:paraId="05D2F0A4" w14:textId="77777777" w:rsidR="007C3450" w:rsidRDefault="007C3450" w:rsidP="007C3450">
      <w:pPr>
        <w:ind w:firstLine="720"/>
        <w:jc w:val="both"/>
        <w:rPr>
          <w:rFonts w:ascii="Times New Roman" w:hAnsi="Times New Roman" w:cs="Times New Roman"/>
          <w:sz w:val="24"/>
          <w:szCs w:val="24"/>
        </w:rPr>
      </w:pPr>
    </w:p>
    <w:p w14:paraId="08666779"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Analysis</w:t>
      </w:r>
    </w:p>
    <w:p w14:paraId="5B9C40A8" w14:textId="6D3B7EEA" w:rsidR="007C3450" w:rsidRDefault="007C3450" w:rsidP="007C3450">
      <w:pPr>
        <w:jc w:val="both"/>
        <w:rPr>
          <w:rFonts w:ascii="Times New Roman" w:hAnsi="Times New Roman" w:cs="Times New Roman"/>
          <w:sz w:val="24"/>
          <w:szCs w:val="24"/>
        </w:rPr>
      </w:pPr>
      <w:r>
        <w:rPr>
          <w:rFonts w:ascii="Times New Roman" w:hAnsi="Times New Roman" w:cs="Times New Roman"/>
          <w:sz w:val="24"/>
          <w:szCs w:val="24"/>
        </w:rPr>
        <w:t xml:space="preserve">In this section, we focus on the performance of different trip planning strategy based on scheduled and actual bus arrivals at stops along one bus route in the Columbus, Ohio, USA Central Ohio Transit Authority (COTA) system: </w:t>
      </w:r>
      <w:r w:rsidRPr="006D5AFB">
        <w:rPr>
          <w:rFonts w:ascii="Times New Roman" w:hAnsi="Times New Roman" w:cs="Times New Roman"/>
          <w:sz w:val="24"/>
          <w:szCs w:val="24"/>
        </w:rPr>
        <w:t>route No. 2.</w:t>
      </w:r>
      <w:r>
        <w:rPr>
          <w:rFonts w:ascii="Times New Roman" w:hAnsi="Times New Roman" w:cs="Times New Roman"/>
          <w:sz w:val="24"/>
          <w:szCs w:val="24"/>
        </w:rPr>
        <w:t xml:space="preserve"> We chose this route for its popularity (</w:t>
      </w:r>
      <w:r w:rsidRPr="006D5AFB">
        <w:rPr>
          <w:rFonts w:ascii="Times New Roman" w:hAnsi="Times New Roman" w:cs="Times New Roman"/>
          <w:sz w:val="24"/>
          <w:szCs w:val="24"/>
        </w:rPr>
        <w:t>it is the one of the busiest routes in the system</w:t>
      </w:r>
      <w:r>
        <w:rPr>
          <w:rFonts w:ascii="Times New Roman" w:hAnsi="Times New Roman" w:cs="Times New Roman"/>
          <w:sz w:val="24"/>
          <w:szCs w:val="24"/>
        </w:rPr>
        <w:t xml:space="preserve">) and </w:t>
      </w:r>
      <w:r w:rsidRPr="006D5AFB">
        <w:rPr>
          <w:rFonts w:ascii="Times New Roman" w:hAnsi="Times New Roman" w:cs="Times New Roman"/>
          <w:sz w:val="24"/>
          <w:szCs w:val="24"/>
        </w:rPr>
        <w:t xml:space="preserve">coverage </w:t>
      </w:r>
      <w:r>
        <w:rPr>
          <w:rFonts w:ascii="Times New Roman" w:hAnsi="Times New Roman" w:cs="Times New Roman"/>
          <w:sz w:val="24"/>
          <w:szCs w:val="24"/>
        </w:rPr>
        <w:t>(</w:t>
      </w:r>
      <w:r w:rsidRPr="006D5AFB">
        <w:rPr>
          <w:rFonts w:ascii="Times New Roman" w:hAnsi="Times New Roman" w:cs="Times New Roman"/>
          <w:sz w:val="24"/>
          <w:szCs w:val="24"/>
        </w:rPr>
        <w:t xml:space="preserve">it traverses a long spatial transect of the city and has a long service </w:t>
      </w:r>
      <w:r>
        <w:rPr>
          <w:rFonts w:ascii="Times New Roman" w:hAnsi="Times New Roman" w:cs="Times New Roman"/>
          <w:sz w:val="24"/>
          <w:szCs w:val="24"/>
        </w:rPr>
        <w:t xml:space="preserve">temporal </w:t>
      </w:r>
      <w:r w:rsidRPr="006D5AFB">
        <w:rPr>
          <w:rFonts w:ascii="Times New Roman" w:hAnsi="Times New Roman" w:cs="Times New Roman"/>
          <w:sz w:val="24"/>
          <w:szCs w:val="24"/>
        </w:rPr>
        <w:t>span</w:t>
      </w:r>
      <w:r>
        <w:rPr>
          <w:rFonts w:ascii="Times New Roman" w:hAnsi="Times New Roman" w:cs="Times New Roman"/>
          <w:sz w:val="24"/>
          <w:szCs w:val="24"/>
        </w:rPr>
        <w:t xml:space="preserve">). </w:t>
      </w:r>
      <w:r w:rsidRPr="004A4D57">
        <w:rPr>
          <w:rFonts w:ascii="Times New Roman" w:hAnsi="Times New Roman" w:cs="Times New Roman"/>
          <w:sz w:val="24"/>
          <w:szCs w:val="24"/>
        </w:rPr>
        <w:fldChar w:fldCharType="begin"/>
      </w:r>
      <w:r w:rsidRPr="004A4D57">
        <w:rPr>
          <w:rFonts w:ascii="Times New Roman" w:hAnsi="Times New Roman" w:cs="Times New Roman"/>
          <w:sz w:val="24"/>
          <w:szCs w:val="24"/>
        </w:rPr>
        <w:instrText xml:space="preserve"> REF _Ref18228043 \h  \* MERGEFORMAT </w:instrText>
      </w:r>
      <w:r w:rsidRPr="004A4D57">
        <w:rPr>
          <w:rFonts w:ascii="Times New Roman" w:hAnsi="Times New Roman" w:cs="Times New Roman"/>
          <w:sz w:val="24"/>
          <w:szCs w:val="24"/>
        </w:rPr>
      </w:r>
      <w:r w:rsidRPr="004A4D57">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sidRPr="004A4D57">
        <w:rPr>
          <w:rFonts w:ascii="Times New Roman" w:hAnsi="Times New Roman" w:cs="Times New Roman"/>
          <w:sz w:val="24"/>
          <w:szCs w:val="24"/>
        </w:rPr>
        <w:fldChar w:fldCharType="end"/>
      </w:r>
      <w:r>
        <w:rPr>
          <w:rFonts w:ascii="Times New Roman" w:hAnsi="Times New Roman" w:cs="Times New Roman"/>
          <w:sz w:val="24"/>
          <w:szCs w:val="24"/>
        </w:rPr>
        <w:t xml:space="preserve"> provides a map of COTA bus No. 2 </w:t>
      </w:r>
      <w:r w:rsidRPr="00C86189">
        <w:rPr>
          <w:rFonts w:ascii="Times New Roman" w:hAnsi="Times New Roman" w:cs="Times New Roman"/>
          <w:sz w:val="24"/>
          <w:szCs w:val="24"/>
        </w:rPr>
        <w:t xml:space="preserve">from Southeast to Northwest </w:t>
      </w:r>
      <w:r>
        <w:rPr>
          <w:rFonts w:ascii="Times New Roman" w:hAnsi="Times New Roman" w:cs="Times New Roman"/>
          <w:sz w:val="24"/>
          <w:szCs w:val="24"/>
        </w:rPr>
        <w:t>during the period May</w:t>
      </w:r>
      <w:r w:rsidRPr="00C86189">
        <w:rPr>
          <w:rFonts w:ascii="Times New Roman" w:hAnsi="Times New Roman" w:cs="Times New Roman"/>
          <w:sz w:val="24"/>
          <w:szCs w:val="24"/>
        </w:rPr>
        <w:t xml:space="preserve"> 2018 to </w:t>
      </w:r>
      <w:r>
        <w:rPr>
          <w:rFonts w:ascii="Times New Roman" w:hAnsi="Times New Roman" w:cs="Times New Roman"/>
          <w:sz w:val="24"/>
          <w:szCs w:val="24"/>
        </w:rPr>
        <w:t>May</w:t>
      </w:r>
      <w:r w:rsidRPr="00C86189">
        <w:rPr>
          <w:rFonts w:ascii="Times New Roman" w:hAnsi="Times New Roman" w:cs="Times New Roman"/>
          <w:sz w:val="24"/>
          <w:szCs w:val="24"/>
        </w:rPr>
        <w:t xml:space="preserve"> 2019.</w:t>
      </w:r>
      <w:r>
        <w:rPr>
          <w:rFonts w:ascii="Times New Roman" w:hAnsi="Times New Roman" w:cs="Times New Roman"/>
          <w:sz w:val="24"/>
          <w:szCs w:val="24"/>
        </w:rPr>
        <w:t xml:space="preserve"> The bus route has two schedules: the frequent schedule originates from the red circled stop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_Ref18228043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 with headways of 10 – 15 minutes, while the standard (non-frequent) schedule originates from blue circled stop with headways of 20 – 30 minutes.</w:t>
      </w:r>
    </w:p>
    <w:p w14:paraId="1469539C" w14:textId="77777777" w:rsidR="007C3450" w:rsidRDefault="007C3450" w:rsidP="007C3450">
      <w:pPr>
        <w:keepNext/>
        <w:spacing w:line="256" w:lineRule="auto"/>
        <w:jc w:val="both"/>
      </w:pPr>
      <w:r>
        <w:rPr>
          <w:noProof/>
        </w:rPr>
        <w:lastRenderedPageBreak/>
        <w:drawing>
          <wp:inline distT="0" distB="0" distL="0" distR="0" wp14:anchorId="0C17855F" wp14:editId="7D64336C">
            <wp:extent cx="5939790" cy="4277995"/>
            <wp:effectExtent l="0" t="0" r="3810" b="8255"/>
            <wp:docPr id="8" name="Picture 8" descr="C:\Users\liu.6544\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AppData\Local\Microsoft\Windows\INetCache\Content.Word\figure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27B954B3" w14:textId="77777777" w:rsidR="007C3450" w:rsidRDefault="007C3450" w:rsidP="007C3450">
      <w:pPr>
        <w:pStyle w:val="TimesNewRoman"/>
        <w:jc w:val="center"/>
      </w:pPr>
      <w:bookmarkStart w:id="9" w:name="_Ref18228043"/>
      <w:r>
        <w:t xml:space="preserve">Figure </w:t>
      </w:r>
      <w:r w:rsidR="003A174B">
        <w:fldChar w:fldCharType="begin"/>
      </w:r>
      <w:r w:rsidR="003A174B">
        <w:instrText xml:space="preserve"> SEQ Figure \* ARABIC </w:instrText>
      </w:r>
      <w:r w:rsidR="003A174B">
        <w:fldChar w:fldCharType="separate"/>
      </w:r>
      <w:r>
        <w:rPr>
          <w:noProof/>
        </w:rPr>
        <w:t>2</w:t>
      </w:r>
      <w:r w:rsidR="003A174B">
        <w:rPr>
          <w:noProof/>
        </w:rPr>
        <w:fldChar w:fldCharType="end"/>
      </w:r>
      <w:bookmarkEnd w:id="9"/>
      <w:r>
        <w:rPr>
          <w:noProof/>
        </w:rPr>
        <w:t>:</w:t>
      </w:r>
      <w:r>
        <w:t xml:space="preserve"> Bus route 2's standard and frequent service map.</w:t>
      </w:r>
    </w:p>
    <w:p w14:paraId="0BF32661" w14:textId="77777777" w:rsidR="007C3450" w:rsidRPr="00351FFE" w:rsidRDefault="007C3450" w:rsidP="007C3450">
      <w:pPr>
        <w:spacing w:line="256" w:lineRule="auto"/>
        <w:jc w:val="both"/>
        <w:rPr>
          <w:rFonts w:ascii="Times New Roman" w:hAnsi="Times New Roman" w:cs="Times New Roman"/>
          <w:b/>
          <w:sz w:val="24"/>
          <w:szCs w:val="24"/>
        </w:rPr>
      </w:pPr>
    </w:p>
    <w:p w14:paraId="0A14186E" w14:textId="77777777" w:rsidR="007C3450" w:rsidRPr="00351FFE" w:rsidRDefault="007C3450" w:rsidP="007C3450">
      <w:pPr>
        <w:pStyle w:val="ListParagraph"/>
        <w:numPr>
          <w:ilvl w:val="1"/>
          <w:numId w:val="5"/>
        </w:numPr>
        <w:spacing w:line="256" w:lineRule="auto"/>
        <w:jc w:val="both"/>
        <w:rPr>
          <w:rFonts w:ascii="Times New Roman" w:hAnsi="Times New Roman" w:cs="Times New Roman"/>
          <w:b/>
          <w:sz w:val="24"/>
          <w:szCs w:val="24"/>
        </w:rPr>
      </w:pPr>
      <w:r>
        <w:rPr>
          <w:rFonts w:ascii="Times New Roman" w:hAnsi="Times New Roman" w:cs="Times New Roman"/>
          <w:b/>
          <w:sz w:val="24"/>
          <w:szCs w:val="24"/>
        </w:rPr>
        <w:t>O</w:t>
      </w:r>
      <w:r w:rsidRPr="00351FFE">
        <w:rPr>
          <w:rFonts w:ascii="Times New Roman" w:hAnsi="Times New Roman" w:cs="Times New Roman"/>
          <w:b/>
          <w:sz w:val="24"/>
          <w:szCs w:val="24"/>
        </w:rPr>
        <w:t>verall performance</w:t>
      </w:r>
    </w:p>
    <w:p w14:paraId="3FF9E87C" w14:textId="53A988F0" w:rsidR="007C3450" w:rsidRPr="003034F0" w:rsidRDefault="007C3450" w:rsidP="007C3450">
      <w:pPr>
        <w:spacing w:line="256" w:lineRule="auto"/>
        <w:jc w:val="both"/>
        <w:rPr>
          <w:rFonts w:ascii="Times New Roman" w:hAnsi="Times New Roman" w:cs="Times New Roman"/>
          <w:sz w:val="24"/>
          <w:szCs w:val="24"/>
        </w:rPr>
      </w:pPr>
      <w:r w:rsidRPr="004A4D57">
        <w:rPr>
          <w:rFonts w:ascii="Times New Roman" w:hAnsi="Times New Roman" w:cs="Times New Roman"/>
          <w:bCs/>
          <w:sz w:val="24"/>
          <w:szCs w:val="24"/>
        </w:rPr>
        <w:fldChar w:fldCharType="begin"/>
      </w:r>
      <w:r w:rsidRPr="004A4D57">
        <w:rPr>
          <w:rFonts w:ascii="Times New Roman" w:hAnsi="Times New Roman" w:cs="Times New Roman"/>
          <w:bCs/>
          <w:sz w:val="24"/>
          <w:szCs w:val="24"/>
        </w:rPr>
        <w:instrText xml:space="preserve"> REF _Ref15136477 \h  \* MERGEFORMAT </w:instrText>
      </w:r>
      <w:r w:rsidRPr="004A4D57">
        <w:rPr>
          <w:rFonts w:ascii="Times New Roman" w:hAnsi="Times New Roman" w:cs="Times New Roman"/>
          <w:bCs/>
          <w:sz w:val="24"/>
          <w:szCs w:val="24"/>
        </w:rPr>
      </w:r>
      <w:r w:rsidRPr="004A4D57">
        <w:rPr>
          <w:rFonts w:ascii="Times New Roman" w:hAnsi="Times New Roman" w:cs="Times New Roman"/>
          <w:bCs/>
          <w:sz w:val="24"/>
          <w:szCs w:val="24"/>
        </w:rPr>
        <w:fldChar w:fldCharType="separate"/>
      </w:r>
      <w:r w:rsidR="00253EA3" w:rsidRPr="00253EA3">
        <w:rPr>
          <w:rFonts w:ascii="Times New Roman" w:hAnsi="Times New Roman" w:cs="Times New Roman"/>
          <w:bCs/>
          <w:sz w:val="24"/>
          <w:szCs w:val="24"/>
        </w:rPr>
        <w:t>Table 2</w:t>
      </w:r>
      <w:r w:rsidRPr="004A4D57">
        <w:rPr>
          <w:rFonts w:ascii="Times New Roman" w:hAnsi="Times New Roman" w:cs="Times New Roman"/>
          <w:sz w:val="24"/>
          <w:szCs w:val="24"/>
        </w:rPr>
        <w:fldChar w:fldCharType="end"/>
      </w:r>
      <w:r w:rsidRPr="004A4D57">
        <w:rPr>
          <w:rFonts w:ascii="Times New Roman" w:hAnsi="Times New Roman" w:cs="Times New Roman"/>
          <w:bCs/>
          <w:sz w:val="24"/>
          <w:szCs w:val="24"/>
        </w:rPr>
        <w:t xml:space="preserve"> shows the</w:t>
      </w:r>
      <w:r w:rsidRPr="004A4D57">
        <w:rPr>
          <w:rFonts w:ascii="Times New Roman" w:hAnsi="Times New Roman" w:cs="Times New Roman"/>
          <w:b/>
          <w:sz w:val="24"/>
          <w:szCs w:val="24"/>
        </w:rPr>
        <w:t xml:space="preserve"> </w:t>
      </w:r>
      <w:r w:rsidRPr="004A4D57">
        <w:rPr>
          <w:rFonts w:ascii="Times New Roman" w:hAnsi="Times New Roman" w:cs="Times New Roman"/>
          <w:sz w:val="24"/>
          <w:szCs w:val="24"/>
        </w:rPr>
        <w:t>mean and deviation of eac</w:t>
      </w:r>
      <w:r>
        <w:rPr>
          <w:rFonts w:ascii="Times New Roman" w:hAnsi="Times New Roman" w:cs="Times New Roman"/>
          <w:sz w:val="24"/>
          <w:szCs w:val="24"/>
        </w:rPr>
        <w:t xml:space="preserve">h trip planning strategy waiting time and </w:t>
      </w:r>
      <w:r w:rsidRPr="004A4D57">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4A4D57">
        <w:rPr>
          <w:rFonts w:ascii="Times New Roman" w:hAnsi="Times New Roman" w:cs="Times New Roman"/>
          <w:sz w:val="24"/>
          <w:szCs w:val="24"/>
        </w:rPr>
        <w:t xml:space="preserve">. </w:t>
      </w:r>
      <w:r w:rsidRPr="00EA5C6A">
        <w:rPr>
          <w:rFonts w:ascii="Times New Roman" w:hAnsi="Times New Roman" w:cs="Times New Roman"/>
          <w:sz w:val="24"/>
          <w:szCs w:val="24"/>
        </w:rPr>
        <w:t xml:space="preserve">Overall, </w:t>
      </w:r>
      <w:r>
        <w:rPr>
          <w:rFonts w:ascii="Times New Roman" w:hAnsi="Times New Roman" w:cs="Times New Roman"/>
          <w:sz w:val="24"/>
          <w:szCs w:val="24"/>
        </w:rPr>
        <w:t>the schedule tactic (ST)</w:t>
      </w:r>
      <w:r w:rsidRPr="00EA5C6A">
        <w:rPr>
          <w:rFonts w:ascii="Times New Roman" w:hAnsi="Times New Roman" w:cs="Times New Roman"/>
          <w:sz w:val="24"/>
          <w:szCs w:val="24"/>
        </w:rPr>
        <w:t xml:space="preserve"> or </w:t>
      </w:r>
      <w:r>
        <w:rPr>
          <w:rFonts w:ascii="Times New Roman" w:hAnsi="Times New Roman" w:cs="Times New Roman"/>
          <w:sz w:val="24"/>
          <w:szCs w:val="24"/>
        </w:rPr>
        <w:t xml:space="preserve">the prudent tactic (PT) with optimal insurance buffer </w:t>
      </w:r>
      <w:r w:rsidRPr="00EA5C6A">
        <w:rPr>
          <w:rFonts w:ascii="Times New Roman" w:hAnsi="Times New Roman" w:cs="Times New Roman"/>
          <w:sz w:val="24"/>
          <w:szCs w:val="24"/>
        </w:rPr>
        <w:t xml:space="preserve">are the best strategies: these achieve roughly equivalent waiting time performance based on waiting </w:t>
      </w:r>
      <w:r>
        <w:rPr>
          <w:rFonts w:ascii="Times New Roman" w:hAnsi="Times New Roman" w:cs="Times New Roman"/>
          <w:sz w:val="24"/>
          <w:szCs w:val="24"/>
        </w:rPr>
        <w:t xml:space="preserve">time </w:t>
      </w:r>
      <w:r w:rsidRPr="00EA5C6A">
        <w:rPr>
          <w:rFonts w:ascii="Times New Roman" w:hAnsi="Times New Roman" w:cs="Times New Roman"/>
          <w:sz w:val="24"/>
          <w:szCs w:val="24"/>
        </w:rPr>
        <w:t xml:space="preserve">average and standard deviation; they also have similar performance based on </w:t>
      </w:r>
      <w:r>
        <w:rPr>
          <w:rFonts w:ascii="Times New Roman" w:hAnsi="Times New Roman" w:cs="Times New Roman"/>
          <w:sz w:val="24"/>
          <w:szCs w:val="24"/>
        </w:rPr>
        <w:t xml:space="preserve">bus missed </w:t>
      </w:r>
      <w:r w:rsidRPr="00EA5C6A">
        <w:rPr>
          <w:rFonts w:ascii="Times New Roman" w:hAnsi="Times New Roman" w:cs="Times New Roman"/>
          <w:sz w:val="24"/>
          <w:szCs w:val="24"/>
        </w:rPr>
        <w:t>risk average and standard deviation.</w:t>
      </w:r>
      <w:r>
        <w:rPr>
          <w:rFonts w:ascii="Times New Roman" w:hAnsi="Times New Roman" w:cs="Times New Roman"/>
          <w:sz w:val="24"/>
          <w:szCs w:val="24"/>
        </w:rPr>
        <w:t xml:space="preserve"> Showing up at the bus stop at an arbitrary time (AT) has the second worst performance. AT only has average waiting time because</w:t>
      </w:r>
      <w:r w:rsidRPr="00961F8B">
        <w:rPr>
          <w:rFonts w:ascii="Times New Roman" w:hAnsi="Times New Roman" w:cs="Times New Roman"/>
          <w:sz w:val="24"/>
          <w:szCs w:val="24"/>
        </w:rPr>
        <w:t xml:space="preserve"> we do not simulate the decision-making process like the other </w:t>
      </w:r>
      <w:r>
        <w:rPr>
          <w:rFonts w:ascii="Times New Roman" w:hAnsi="Times New Roman" w:cs="Times New Roman"/>
          <w:sz w:val="24"/>
          <w:szCs w:val="24"/>
        </w:rPr>
        <w:t xml:space="preserve">trip planning strategies but use </w:t>
      </w:r>
      <w:r w:rsidRPr="00961F8B">
        <w:rPr>
          <w:rFonts w:ascii="Times New Roman" w:hAnsi="Times New Roman" w:cs="Times New Roman"/>
          <w:sz w:val="24"/>
          <w:szCs w:val="24"/>
        </w:rPr>
        <w:t xml:space="preserve">Equation </w:t>
      </w:r>
      <w:r w:rsidRPr="00961F8B">
        <w:rPr>
          <w:rFonts w:ascii="Times New Roman" w:hAnsi="Times New Roman" w:cs="Times New Roman"/>
          <w:sz w:val="24"/>
          <w:szCs w:val="24"/>
        </w:rPr>
        <w:fldChar w:fldCharType="begin"/>
      </w:r>
      <w:r w:rsidRPr="00961F8B">
        <w:rPr>
          <w:rFonts w:ascii="Times New Roman" w:hAnsi="Times New Roman" w:cs="Times New Roman"/>
          <w:sz w:val="24"/>
          <w:szCs w:val="24"/>
        </w:rPr>
        <w:instrText xml:space="preserve"> REF _Ref21883957 \h  \* MERGEFORMAT </w:instrText>
      </w:r>
      <w:r w:rsidRPr="00961F8B">
        <w:rPr>
          <w:rFonts w:ascii="Times New Roman" w:hAnsi="Times New Roman" w:cs="Times New Roman"/>
          <w:sz w:val="24"/>
          <w:szCs w:val="24"/>
        </w:rPr>
      </w:r>
      <w:r w:rsidRPr="00961F8B">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(2</w:t>
      </w:r>
      <w:r w:rsidRPr="00961F8B">
        <w:rPr>
          <w:rFonts w:ascii="Times New Roman" w:hAnsi="Times New Roman" w:cs="Times New Roman"/>
          <w:sz w:val="24"/>
          <w:szCs w:val="24"/>
        </w:rPr>
        <w:fldChar w:fldCharType="end"/>
      </w:r>
      <w:r>
        <w:rPr>
          <w:rFonts w:ascii="Times New Roman" w:hAnsi="Times New Roman" w:cs="Times New Roman"/>
          <w:sz w:val="24"/>
          <w:szCs w:val="24"/>
        </w:rPr>
        <w:t>)</w:t>
      </w:r>
      <w:r w:rsidRPr="00961F8B">
        <w:rPr>
          <w:rFonts w:ascii="Times New Roman" w:hAnsi="Times New Roman" w:cs="Times New Roman"/>
          <w:sz w:val="24"/>
          <w:szCs w:val="24"/>
        </w:rPr>
        <w:t>.</w:t>
      </w:r>
      <w:r>
        <w:rPr>
          <w:rFonts w:ascii="Times New Roman" w:hAnsi="Times New Roman" w:cs="Times New Roman"/>
          <w:sz w:val="24"/>
          <w:szCs w:val="24"/>
        </w:rPr>
        <w:t xml:space="preserve"> </w:t>
      </w:r>
      <w:r w:rsidRPr="003034F0">
        <w:rPr>
          <w:rFonts w:ascii="Times New Roman" w:hAnsi="Times New Roman" w:cs="Times New Roman"/>
          <w:sz w:val="24"/>
          <w:szCs w:val="24"/>
        </w:rPr>
        <w:t xml:space="preserve">The worse strategy is the greedy tactic </w:t>
      </w:r>
      <w:r>
        <w:rPr>
          <w:rFonts w:ascii="Times New Roman" w:hAnsi="Times New Roman" w:cs="Times New Roman"/>
          <w:sz w:val="24"/>
          <w:szCs w:val="24"/>
        </w:rPr>
        <w:t>(GT) that is common in trip planning apps</w:t>
      </w:r>
      <w:r w:rsidRPr="003034F0">
        <w:rPr>
          <w:rFonts w:ascii="Times New Roman" w:hAnsi="Times New Roman" w:cs="Times New Roman"/>
          <w:sz w:val="24"/>
          <w:szCs w:val="24"/>
        </w:rPr>
        <w:t xml:space="preserve">: this is a risky strategy that is harshly penalized by reclaimed delay and discontinuity delay in the RTI system. This </w:t>
      </w:r>
      <w:r>
        <w:rPr>
          <w:rFonts w:ascii="Times New Roman" w:hAnsi="Times New Roman" w:cs="Times New Roman"/>
          <w:sz w:val="24"/>
          <w:szCs w:val="24"/>
        </w:rPr>
        <w:t xml:space="preserve">suggests </w:t>
      </w:r>
      <w:r w:rsidRPr="003034F0">
        <w:rPr>
          <w:rFonts w:ascii="Times New Roman" w:hAnsi="Times New Roman" w:cs="Times New Roman"/>
          <w:sz w:val="24"/>
          <w:szCs w:val="24"/>
        </w:rPr>
        <w:t>that many trip planning apps and algorithms are systematically proposing a very risky strategy with poor performance to users</w:t>
      </w:r>
      <w:r>
        <w:rPr>
          <w:rFonts w:ascii="Times New Roman" w:hAnsi="Times New Roman" w:cs="Times New Roman"/>
          <w:sz w:val="24"/>
          <w:szCs w:val="24"/>
        </w:rPr>
        <w:t>.</w:t>
      </w:r>
    </w:p>
    <w:p w14:paraId="7158C38C" w14:textId="77777777" w:rsidR="007C3450" w:rsidRPr="004A4D57" w:rsidRDefault="007C3450" w:rsidP="007C3450">
      <w:pPr>
        <w:spacing w:line="256" w:lineRule="auto"/>
        <w:jc w:val="both"/>
        <w:rPr>
          <w:rFonts w:ascii="Times New Roman" w:hAnsi="Times New Roman" w:cs="Times New Roman"/>
          <w:sz w:val="24"/>
          <w:szCs w:val="24"/>
        </w:rPr>
      </w:pPr>
    </w:p>
    <w:p w14:paraId="7552BE47" w14:textId="77777777" w:rsidR="007C3450" w:rsidRPr="00CD66E2" w:rsidRDefault="007C3450" w:rsidP="007C3450">
      <w:pPr>
        <w:spacing w:line="256" w:lineRule="auto"/>
        <w:jc w:val="both"/>
        <w:rPr>
          <w:rFonts w:ascii="Times New Roman" w:hAnsi="Times New Roman" w:cs="Times New Roman"/>
          <w:sz w:val="24"/>
          <w:szCs w:val="24"/>
        </w:rPr>
      </w:pPr>
    </w:p>
    <w:tbl>
      <w:tblPr>
        <w:tblpPr w:leftFromText="180" w:rightFromText="180" w:vertAnchor="text"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69"/>
        <w:gridCol w:w="1554"/>
        <w:gridCol w:w="1667"/>
        <w:gridCol w:w="1446"/>
        <w:gridCol w:w="1501"/>
      </w:tblGrid>
      <w:tr w:rsidR="007C3450" w:rsidRPr="00BB7E93" w14:paraId="70633654" w14:textId="77777777" w:rsidTr="00D253A2">
        <w:tc>
          <w:tcPr>
            <w:tcW w:w="1413" w:type="dxa"/>
            <w:vMerge w:val="restart"/>
          </w:tcPr>
          <w:p w14:paraId="025AA3B5" w14:textId="77777777" w:rsidR="007C3450" w:rsidRDefault="007C3450" w:rsidP="00D253A2">
            <w:pPr>
              <w:spacing w:line="256" w:lineRule="auto"/>
              <w:jc w:val="both"/>
              <w:rPr>
                <w:rFonts w:ascii="Times New Roman" w:hAnsi="Times New Roman" w:cs="Times New Roman"/>
                <w:sz w:val="24"/>
                <w:szCs w:val="24"/>
              </w:rPr>
            </w:pPr>
          </w:p>
          <w:p w14:paraId="6A46F83F"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Strategy class</w:t>
            </w:r>
          </w:p>
        </w:tc>
        <w:tc>
          <w:tcPr>
            <w:tcW w:w="1769" w:type="dxa"/>
            <w:vMerge w:val="restart"/>
          </w:tcPr>
          <w:p w14:paraId="3FAE6A25" w14:textId="77777777" w:rsidR="007C3450" w:rsidRDefault="007C3450" w:rsidP="00D253A2">
            <w:pPr>
              <w:spacing w:line="256" w:lineRule="auto"/>
              <w:jc w:val="both"/>
              <w:rPr>
                <w:rFonts w:ascii="Times New Roman" w:hAnsi="Times New Roman" w:cs="Times New Roman"/>
                <w:sz w:val="24"/>
                <w:szCs w:val="24"/>
              </w:rPr>
            </w:pPr>
          </w:p>
          <w:p w14:paraId="212AF572"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Trip planning strategy</w:t>
            </w:r>
          </w:p>
        </w:tc>
        <w:tc>
          <w:tcPr>
            <w:tcW w:w="3221" w:type="dxa"/>
            <w:gridSpan w:val="2"/>
          </w:tcPr>
          <w:p w14:paraId="0816CE64"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Waiting time</w:t>
            </w:r>
          </w:p>
        </w:tc>
        <w:tc>
          <w:tcPr>
            <w:tcW w:w="2947" w:type="dxa"/>
            <w:gridSpan w:val="2"/>
          </w:tcPr>
          <w:p w14:paraId="6DF879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Risk of missing bus</w:t>
            </w:r>
          </w:p>
        </w:tc>
      </w:tr>
      <w:tr w:rsidR="007C3450" w:rsidRPr="00BB7E93" w14:paraId="6E5A3505" w14:textId="77777777" w:rsidTr="00D253A2">
        <w:tc>
          <w:tcPr>
            <w:tcW w:w="1413" w:type="dxa"/>
            <w:vMerge/>
          </w:tcPr>
          <w:p w14:paraId="2928194C" w14:textId="77777777" w:rsidR="007C3450" w:rsidRDefault="007C3450" w:rsidP="00D253A2">
            <w:pPr>
              <w:spacing w:line="256" w:lineRule="auto"/>
              <w:jc w:val="both"/>
              <w:rPr>
                <w:rFonts w:ascii="Times New Roman" w:hAnsi="Times New Roman" w:cs="Times New Roman"/>
                <w:sz w:val="24"/>
                <w:szCs w:val="24"/>
              </w:rPr>
            </w:pPr>
          </w:p>
        </w:tc>
        <w:tc>
          <w:tcPr>
            <w:tcW w:w="1769" w:type="dxa"/>
            <w:vMerge/>
          </w:tcPr>
          <w:p w14:paraId="025F37EE" w14:textId="77777777" w:rsidR="007C3450" w:rsidRPr="00BB7E93" w:rsidRDefault="007C3450" w:rsidP="00D253A2">
            <w:pPr>
              <w:spacing w:line="256" w:lineRule="auto"/>
              <w:jc w:val="both"/>
              <w:rPr>
                <w:rFonts w:ascii="Times New Roman" w:hAnsi="Times New Roman" w:cs="Times New Roman"/>
                <w:sz w:val="24"/>
                <w:szCs w:val="24"/>
              </w:rPr>
            </w:pPr>
          </w:p>
        </w:tc>
        <w:tc>
          <w:tcPr>
            <w:tcW w:w="1554" w:type="dxa"/>
          </w:tcPr>
          <w:p w14:paraId="19F1453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667" w:type="dxa"/>
          </w:tcPr>
          <w:p w14:paraId="57F9C2E0"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r w:rsidRPr="00BB7E93">
              <w:rPr>
                <w:rFonts w:ascii="Times New Roman" w:hAnsi="Times New Roman" w:cs="Times New Roman"/>
                <w:sz w:val="24"/>
                <w:szCs w:val="24"/>
              </w:rPr>
              <w:t>deviation</w:t>
            </w:r>
          </w:p>
        </w:tc>
        <w:tc>
          <w:tcPr>
            <w:tcW w:w="1446" w:type="dxa"/>
          </w:tcPr>
          <w:p w14:paraId="23B5DF1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M</w:t>
            </w:r>
            <w:r w:rsidRPr="00BB7E93">
              <w:rPr>
                <w:rFonts w:ascii="Times New Roman" w:hAnsi="Times New Roman" w:cs="Times New Roman"/>
                <w:sz w:val="24"/>
                <w:szCs w:val="24"/>
              </w:rPr>
              <w:t>ean</w:t>
            </w:r>
          </w:p>
        </w:tc>
        <w:tc>
          <w:tcPr>
            <w:tcW w:w="1501" w:type="dxa"/>
          </w:tcPr>
          <w:p w14:paraId="133B8B43"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Standard d</w:t>
            </w:r>
            <w:r w:rsidRPr="00BB7E93">
              <w:rPr>
                <w:rFonts w:ascii="Times New Roman" w:hAnsi="Times New Roman" w:cs="Times New Roman"/>
                <w:sz w:val="24"/>
                <w:szCs w:val="24"/>
              </w:rPr>
              <w:t>eviation</w:t>
            </w:r>
          </w:p>
        </w:tc>
      </w:tr>
      <w:tr w:rsidR="007C3450" w:rsidRPr="00BB7E93" w14:paraId="3409EF5D" w14:textId="77777777" w:rsidTr="00D253A2">
        <w:tc>
          <w:tcPr>
            <w:tcW w:w="1413" w:type="dxa"/>
            <w:vMerge w:val="restart"/>
          </w:tcPr>
          <w:p w14:paraId="15B0FD0D"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No real-time information</w:t>
            </w:r>
          </w:p>
        </w:tc>
        <w:tc>
          <w:tcPr>
            <w:tcW w:w="1769" w:type="dxa"/>
          </w:tcPr>
          <w:p w14:paraId="41E8957E"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Arbitrary T</w:t>
            </w:r>
            <w:r w:rsidRPr="008227CE">
              <w:rPr>
                <w:rFonts w:ascii="Times New Roman" w:hAnsi="Times New Roman" w:cs="Times New Roman"/>
                <w:sz w:val="24"/>
                <w:szCs w:val="24"/>
              </w:rPr>
              <w:t>actic</w:t>
            </w:r>
            <w:r>
              <w:rPr>
                <w:rFonts w:ascii="Times New Roman" w:hAnsi="Times New Roman" w:cs="Times New Roman"/>
                <w:sz w:val="24"/>
                <w:szCs w:val="24"/>
              </w:rPr>
              <w:t xml:space="preserve"> (AT)</w:t>
            </w:r>
          </w:p>
        </w:tc>
        <w:tc>
          <w:tcPr>
            <w:tcW w:w="1554" w:type="dxa"/>
          </w:tcPr>
          <w:p w14:paraId="12BBDE57"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510 seconds</w:t>
            </w:r>
          </w:p>
        </w:tc>
        <w:tc>
          <w:tcPr>
            <w:tcW w:w="1667" w:type="dxa"/>
          </w:tcPr>
          <w:p w14:paraId="4C4D61BB"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446" w:type="dxa"/>
          </w:tcPr>
          <w:p w14:paraId="4FAB30A1"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c>
          <w:tcPr>
            <w:tcW w:w="1501" w:type="dxa"/>
          </w:tcPr>
          <w:p w14:paraId="75756754" w14:textId="77777777" w:rsidR="007C3450" w:rsidRDefault="007C3450" w:rsidP="00D253A2">
            <w:pPr>
              <w:spacing w:line="256" w:lineRule="auto"/>
              <w:jc w:val="both"/>
              <w:rPr>
                <w:rFonts w:ascii="Times New Roman" w:hAnsi="Times New Roman" w:cs="Times New Roman"/>
                <w:sz w:val="24"/>
                <w:szCs w:val="24"/>
              </w:rPr>
            </w:pPr>
            <w:r w:rsidRPr="008227CE">
              <w:rPr>
                <w:rFonts w:ascii="Times New Roman" w:hAnsi="Times New Roman" w:cs="Times New Roman"/>
                <w:sz w:val="24"/>
                <w:szCs w:val="24"/>
              </w:rPr>
              <w:t>-</w:t>
            </w:r>
          </w:p>
        </w:tc>
      </w:tr>
      <w:tr w:rsidR="007C3450" w:rsidRPr="00BB7E93" w14:paraId="2847847B" w14:textId="77777777" w:rsidTr="00D253A2">
        <w:tc>
          <w:tcPr>
            <w:tcW w:w="1413" w:type="dxa"/>
            <w:vMerge/>
          </w:tcPr>
          <w:p w14:paraId="7C308159"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6BDF26D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Schedule Tactic (ST)</w:t>
            </w:r>
          </w:p>
        </w:tc>
        <w:tc>
          <w:tcPr>
            <w:tcW w:w="1554" w:type="dxa"/>
          </w:tcPr>
          <w:p w14:paraId="6AE31672"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252</w:t>
            </w:r>
            <w:r>
              <w:rPr>
                <w:rFonts w:ascii="Times New Roman" w:hAnsi="Times New Roman" w:cs="Times New Roman"/>
                <w:sz w:val="24"/>
                <w:szCs w:val="24"/>
              </w:rPr>
              <w:t xml:space="preserve"> </w:t>
            </w:r>
            <w:r w:rsidRPr="00BB7E93">
              <w:rPr>
                <w:rFonts w:ascii="Times New Roman" w:hAnsi="Times New Roman" w:cs="Times New Roman"/>
                <w:sz w:val="24"/>
                <w:szCs w:val="24"/>
              </w:rPr>
              <w:t>seconds</w:t>
            </w:r>
          </w:p>
        </w:tc>
        <w:tc>
          <w:tcPr>
            <w:tcW w:w="1667" w:type="dxa"/>
          </w:tcPr>
          <w:p w14:paraId="24E100BD"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345</w:t>
            </w:r>
            <w:r>
              <w:rPr>
                <w:rFonts w:ascii="Times New Roman" w:hAnsi="Times New Roman" w:cs="Times New Roman"/>
                <w:sz w:val="24"/>
                <w:szCs w:val="24"/>
              </w:rPr>
              <w:t xml:space="preserve">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66E606BC"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6.28</w:t>
            </w:r>
            <w:r>
              <w:rPr>
                <w:rFonts w:ascii="Times New Roman" w:hAnsi="Times New Roman" w:cs="Times New Roman"/>
                <w:sz w:val="24"/>
                <w:szCs w:val="24"/>
              </w:rPr>
              <w:t>%</w:t>
            </w:r>
          </w:p>
        </w:tc>
        <w:tc>
          <w:tcPr>
            <w:tcW w:w="1501" w:type="dxa"/>
          </w:tcPr>
          <w:p w14:paraId="219D3D5B"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hint="eastAsia"/>
                <w:sz w:val="24"/>
                <w:szCs w:val="24"/>
              </w:rPr>
              <w:t>16.55</w:t>
            </w:r>
            <w:r>
              <w:rPr>
                <w:rFonts w:ascii="Times New Roman" w:hAnsi="Times New Roman" w:cs="Times New Roman"/>
                <w:sz w:val="24"/>
                <w:szCs w:val="24"/>
              </w:rPr>
              <w:t>%</w:t>
            </w:r>
          </w:p>
        </w:tc>
      </w:tr>
      <w:tr w:rsidR="007C3450" w:rsidRPr="00BB7E93" w14:paraId="2FC8C8D7" w14:textId="77777777" w:rsidTr="00D253A2">
        <w:tc>
          <w:tcPr>
            <w:tcW w:w="1413" w:type="dxa"/>
            <w:vMerge w:val="restart"/>
          </w:tcPr>
          <w:p w14:paraId="5AB233E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Real-time information</w:t>
            </w:r>
          </w:p>
        </w:tc>
        <w:tc>
          <w:tcPr>
            <w:tcW w:w="1769" w:type="dxa"/>
          </w:tcPr>
          <w:p w14:paraId="017E213A"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Greedy T</w:t>
            </w:r>
            <w:r w:rsidRPr="008227CE">
              <w:rPr>
                <w:rFonts w:ascii="Times New Roman" w:hAnsi="Times New Roman" w:cs="Times New Roman"/>
                <w:sz w:val="24"/>
                <w:szCs w:val="24"/>
              </w:rPr>
              <w:t>actic</w:t>
            </w:r>
            <w:r>
              <w:rPr>
                <w:rFonts w:ascii="Times New Roman" w:hAnsi="Times New Roman" w:cs="Times New Roman"/>
                <w:sz w:val="24"/>
                <w:szCs w:val="24"/>
              </w:rPr>
              <w:t xml:space="preserve"> (GT)</w:t>
            </w:r>
          </w:p>
        </w:tc>
        <w:tc>
          <w:tcPr>
            <w:tcW w:w="1554" w:type="dxa"/>
          </w:tcPr>
          <w:p w14:paraId="5ECD6EA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751</w:t>
            </w:r>
            <w:r w:rsidRPr="002F32C6">
              <w:rPr>
                <w:rFonts w:ascii="Times New Roman" w:hAnsi="Times New Roman" w:cs="Times New Roman"/>
                <w:sz w:val="24"/>
                <w:szCs w:val="24"/>
              </w:rPr>
              <w:t xml:space="preserve"> seconds</w:t>
            </w:r>
          </w:p>
        </w:tc>
        <w:tc>
          <w:tcPr>
            <w:tcW w:w="1667" w:type="dxa"/>
          </w:tcPr>
          <w:p w14:paraId="0A1B12E7"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707</w:t>
            </w:r>
            <w:r w:rsidRPr="002F32C6">
              <w:rPr>
                <w:rFonts w:ascii="Times New Roman" w:hAnsi="Times New Roman" w:cs="Times New Roman"/>
                <w:sz w:val="24"/>
                <w:szCs w:val="24"/>
              </w:rPr>
              <w:t xml:space="preserve"> </w:t>
            </w:r>
            <w:r w:rsidRPr="002F32C6">
              <w:rPr>
                <w:rFonts w:ascii="Times New Roman" w:hAnsi="Times New Roman" w:cs="Times New Roman" w:hint="eastAsia"/>
                <w:sz w:val="24"/>
                <w:szCs w:val="24"/>
              </w:rPr>
              <w:t>se</w:t>
            </w:r>
            <w:r w:rsidRPr="002F32C6">
              <w:rPr>
                <w:rFonts w:ascii="Times New Roman" w:hAnsi="Times New Roman" w:cs="Times New Roman"/>
                <w:sz w:val="24"/>
                <w:szCs w:val="24"/>
              </w:rPr>
              <w:t>conds</w:t>
            </w:r>
          </w:p>
        </w:tc>
        <w:tc>
          <w:tcPr>
            <w:tcW w:w="1446" w:type="dxa"/>
          </w:tcPr>
          <w:p w14:paraId="4BB0EE20"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74.63</w:t>
            </w:r>
            <w:r w:rsidRPr="008227CE">
              <w:rPr>
                <w:rFonts w:ascii="Times New Roman" w:hAnsi="Times New Roman" w:cs="Times New Roman"/>
                <w:sz w:val="24"/>
                <w:szCs w:val="24"/>
              </w:rPr>
              <w:t>%</w:t>
            </w:r>
          </w:p>
        </w:tc>
        <w:tc>
          <w:tcPr>
            <w:tcW w:w="1501" w:type="dxa"/>
          </w:tcPr>
          <w:p w14:paraId="5DAC2308" w14:textId="77777777" w:rsidR="007C3450"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74.50</w:t>
            </w:r>
            <w:r w:rsidRPr="008227CE">
              <w:rPr>
                <w:rFonts w:ascii="Times New Roman" w:hAnsi="Times New Roman" w:cs="Times New Roman"/>
                <w:sz w:val="24"/>
                <w:szCs w:val="24"/>
              </w:rPr>
              <w:t>%</w:t>
            </w:r>
          </w:p>
        </w:tc>
      </w:tr>
      <w:tr w:rsidR="007C3450" w:rsidRPr="00BB7E93" w14:paraId="207FDB97" w14:textId="77777777" w:rsidTr="00D253A2">
        <w:tc>
          <w:tcPr>
            <w:tcW w:w="1413" w:type="dxa"/>
            <w:vMerge/>
          </w:tcPr>
          <w:p w14:paraId="44CDBF44" w14:textId="77777777" w:rsidR="007C3450" w:rsidRDefault="007C3450" w:rsidP="00D253A2">
            <w:pPr>
              <w:spacing w:line="256" w:lineRule="auto"/>
              <w:jc w:val="both"/>
              <w:rPr>
                <w:rFonts w:ascii="Times New Roman" w:hAnsi="Times New Roman" w:cs="Times New Roman"/>
                <w:sz w:val="24"/>
                <w:szCs w:val="24"/>
              </w:rPr>
            </w:pPr>
          </w:p>
        </w:tc>
        <w:tc>
          <w:tcPr>
            <w:tcW w:w="1769" w:type="dxa"/>
          </w:tcPr>
          <w:p w14:paraId="242F6168"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Prudent Tactic (PT)</w:t>
            </w:r>
          </w:p>
        </w:tc>
        <w:tc>
          <w:tcPr>
            <w:tcW w:w="1554" w:type="dxa"/>
          </w:tcPr>
          <w:p w14:paraId="48B8941E"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282 </w:t>
            </w:r>
            <w:r w:rsidRPr="00BB7E93">
              <w:rPr>
                <w:rFonts w:ascii="Times New Roman" w:hAnsi="Times New Roman" w:cs="Times New Roman"/>
                <w:sz w:val="24"/>
                <w:szCs w:val="24"/>
              </w:rPr>
              <w:t>seconds</w:t>
            </w:r>
          </w:p>
        </w:tc>
        <w:tc>
          <w:tcPr>
            <w:tcW w:w="1667" w:type="dxa"/>
          </w:tcPr>
          <w:p w14:paraId="6C172BB9" w14:textId="77777777" w:rsidR="007C3450" w:rsidRPr="00BB7E93"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381 </w:t>
            </w:r>
            <w:r>
              <w:rPr>
                <w:rFonts w:ascii="Times New Roman" w:hAnsi="Times New Roman" w:cs="Times New Roman" w:hint="eastAsia"/>
                <w:sz w:val="24"/>
                <w:szCs w:val="24"/>
              </w:rPr>
              <w:t>se</w:t>
            </w:r>
            <w:r>
              <w:rPr>
                <w:rFonts w:ascii="Times New Roman" w:hAnsi="Times New Roman" w:cs="Times New Roman"/>
                <w:sz w:val="24"/>
                <w:szCs w:val="24"/>
              </w:rPr>
              <w:t>conds</w:t>
            </w:r>
          </w:p>
        </w:tc>
        <w:tc>
          <w:tcPr>
            <w:tcW w:w="1446" w:type="dxa"/>
          </w:tcPr>
          <w:p w14:paraId="4FF53677"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10.18</w:t>
            </w:r>
            <w:r w:rsidRPr="00BC1AFB">
              <w:rPr>
                <w:rFonts w:ascii="Times New Roman" w:hAnsi="Times New Roman" w:cs="Times New Roman"/>
                <w:sz w:val="24"/>
                <w:szCs w:val="24"/>
              </w:rPr>
              <w:t>%</w:t>
            </w:r>
          </w:p>
        </w:tc>
        <w:tc>
          <w:tcPr>
            <w:tcW w:w="1501" w:type="dxa"/>
          </w:tcPr>
          <w:p w14:paraId="0D37608E" w14:textId="77777777" w:rsidR="007C3450" w:rsidRPr="00BC1AFB" w:rsidRDefault="007C3450" w:rsidP="00D253A2">
            <w:pPr>
              <w:spacing w:line="256" w:lineRule="auto"/>
              <w:jc w:val="both"/>
              <w:rPr>
                <w:rFonts w:ascii="Times New Roman" w:hAnsi="Times New Roman" w:cs="Times New Roman"/>
                <w:sz w:val="24"/>
                <w:szCs w:val="24"/>
              </w:rPr>
            </w:pPr>
            <w:r>
              <w:rPr>
                <w:rFonts w:ascii="Times New Roman" w:hAnsi="Times New Roman" w:cs="Times New Roman"/>
                <w:sz w:val="24"/>
                <w:szCs w:val="24"/>
              </w:rPr>
              <w:t>17.70</w:t>
            </w:r>
            <w:r w:rsidRPr="00BC1AFB">
              <w:rPr>
                <w:rFonts w:ascii="Times New Roman" w:hAnsi="Times New Roman" w:cs="Times New Roman" w:hint="eastAsia"/>
                <w:sz w:val="24"/>
                <w:szCs w:val="24"/>
              </w:rPr>
              <w:t>%</w:t>
            </w:r>
          </w:p>
        </w:tc>
      </w:tr>
    </w:tbl>
    <w:p w14:paraId="6417E594" w14:textId="77777777" w:rsidR="007C3450" w:rsidRDefault="007C3450" w:rsidP="007C3450">
      <w:pPr>
        <w:pStyle w:val="TimesNewRoman"/>
        <w:jc w:val="center"/>
      </w:pPr>
      <w:bookmarkStart w:id="10" w:name="_Ref15136477"/>
      <w:r>
        <w:t xml:space="preserve">Table </w:t>
      </w:r>
      <w:r w:rsidR="003A174B">
        <w:fldChar w:fldCharType="begin"/>
      </w:r>
      <w:r w:rsidR="003A174B">
        <w:instrText xml:space="preserve"> SEQ Table \* ARABIC </w:instrText>
      </w:r>
      <w:r w:rsidR="003A174B">
        <w:fldChar w:fldCharType="separate"/>
      </w:r>
      <w:r>
        <w:rPr>
          <w:noProof/>
        </w:rPr>
        <w:t>2</w:t>
      </w:r>
      <w:r w:rsidR="003A174B">
        <w:rPr>
          <w:noProof/>
        </w:rPr>
        <w:fldChar w:fldCharType="end"/>
      </w:r>
      <w:bookmarkEnd w:id="10"/>
      <w:r>
        <w:rPr>
          <w:noProof/>
        </w:rPr>
        <w:t>:</w:t>
      </w:r>
      <w:r>
        <w:t xml:space="preserve"> Overall performance of trip planning strategy; waiting time and missed risk's mean and deviation.</w:t>
      </w:r>
    </w:p>
    <w:p w14:paraId="03CF41AD" w14:textId="46E5D287" w:rsidR="007C3450" w:rsidRDefault="007C3450" w:rsidP="007C3450">
      <w:pPr>
        <w:spacing w:line="256" w:lineRule="auto"/>
        <w:ind w:firstLine="720"/>
        <w:jc w:val="both"/>
        <w:rPr>
          <w:rFonts w:ascii="Times New Roman" w:hAnsi="Times New Roman" w:cs="Times New Roman"/>
          <w:sz w:val="24"/>
          <w:szCs w:val="24"/>
        </w:rPr>
      </w:pPr>
      <w:r w:rsidRPr="00774C49">
        <w:rPr>
          <w:rFonts w:ascii="Times New Roman" w:hAnsi="Times New Roman" w:cs="Times New Roman"/>
          <w:sz w:val="24"/>
          <w:szCs w:val="24"/>
        </w:rPr>
        <w:t xml:space="preserve">To show the relationship between reclaimed delay, discontinuity delay and </w:t>
      </w:r>
      <w:r>
        <w:rPr>
          <w:rFonts w:ascii="Times New Roman" w:hAnsi="Times New Roman" w:cs="Times New Roman"/>
          <w:sz w:val="24"/>
          <w:szCs w:val="24"/>
        </w:rPr>
        <w:t xml:space="preserve">the </w:t>
      </w:r>
      <w:r w:rsidRPr="00774C49">
        <w:rPr>
          <w:rFonts w:ascii="Times New Roman" w:hAnsi="Times New Roman" w:cs="Times New Roman"/>
          <w:sz w:val="24"/>
          <w:szCs w:val="24"/>
        </w:rPr>
        <w:t>risk</w:t>
      </w:r>
      <w:r>
        <w:rPr>
          <w:rFonts w:ascii="Times New Roman" w:hAnsi="Times New Roman" w:cs="Times New Roman"/>
          <w:sz w:val="24"/>
          <w:szCs w:val="24"/>
        </w:rPr>
        <w:t xml:space="preserve"> of missing a bus</w:t>
      </w:r>
      <w:r w:rsidRPr="00774C49">
        <w:rPr>
          <w:rFonts w:ascii="Times New Roman" w:hAnsi="Times New Roman" w:cs="Times New Roman"/>
          <w:sz w:val="24"/>
          <w:szCs w:val="24"/>
        </w:rPr>
        <w:t xml:space="preserve">, we also calculate the delay reclamation and </w:t>
      </w:r>
      <w:r w:rsidRPr="00774C49">
        <w:rPr>
          <w:rFonts w:ascii="Times New Roman" w:hAnsi="Times New Roman" w:cs="Times New Roman" w:hint="eastAsia"/>
          <w:sz w:val="24"/>
          <w:szCs w:val="24"/>
        </w:rPr>
        <w:t>miss</w:t>
      </w:r>
      <w:r w:rsidRPr="00774C49">
        <w:rPr>
          <w:rFonts w:ascii="Times New Roman" w:hAnsi="Times New Roman" w:cs="Times New Roman"/>
          <w:sz w:val="24"/>
          <w:szCs w:val="24"/>
        </w:rPr>
        <w:t xml:space="preserve"> risk for each specific trip. We estimate that during the whole year, when a delay </w:t>
      </w:r>
      <w:r>
        <w:rPr>
          <w:rFonts w:ascii="Times New Roman" w:hAnsi="Times New Roman" w:cs="Times New Roman"/>
          <w:sz w:val="24"/>
          <w:szCs w:val="24"/>
        </w:rPr>
        <w:t>reclamation occurred, there was</w:t>
      </w:r>
      <w:r w:rsidRPr="00774C49">
        <w:rPr>
          <w:rFonts w:ascii="Times New Roman" w:hAnsi="Times New Roman" w:cs="Times New Roman"/>
          <w:sz w:val="24"/>
          <w:szCs w:val="24"/>
        </w:rPr>
        <w:t xml:space="preserve"> </w:t>
      </w:r>
      <w:r w:rsidRPr="00774C49">
        <w:rPr>
          <w:rFonts w:ascii="Times New Roman" w:hAnsi="Times New Roman" w:cs="Times New Roman" w:hint="eastAsia"/>
          <w:sz w:val="24"/>
          <w:szCs w:val="24"/>
        </w:rPr>
        <w:t>88.87</w:t>
      </w:r>
      <w:r w:rsidRPr="00774C49">
        <w:rPr>
          <w:rFonts w:ascii="Times New Roman" w:hAnsi="Times New Roman" w:cs="Times New Roman"/>
          <w:sz w:val="24"/>
          <w:szCs w:val="24"/>
        </w:rPr>
        <w:t>% chance that the GT use</w:t>
      </w:r>
      <w:r>
        <w:rPr>
          <w:rFonts w:ascii="Times New Roman" w:hAnsi="Times New Roman" w:cs="Times New Roman"/>
          <w:sz w:val="24"/>
          <w:szCs w:val="24"/>
        </w:rPr>
        <w:t>r would miss the bus</w:t>
      </w:r>
      <w:r w:rsidRPr="00774C49">
        <w:rPr>
          <w:rFonts w:ascii="Times New Roman" w:hAnsi="Times New Roman" w:cs="Times New Roman"/>
          <w:sz w:val="24"/>
          <w:szCs w:val="24"/>
        </w:rPr>
        <w:t>.</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To validate the existence of discontinuity delay, we calculated 31 trip planning strategies in the PT family, each with a designated static insurance buffer from 0 (greedy tactic) to 300 seconds. </w:t>
      </w:r>
      <w:r w:rsidRPr="00774C49">
        <w:rPr>
          <w:rFonts w:ascii="Times New Roman" w:hAnsi="Times New Roman" w:cs="Times New Roman"/>
          <w:sz w:val="24"/>
          <w:szCs w:val="24"/>
        </w:rPr>
        <w:fldChar w:fldCharType="begin"/>
      </w:r>
      <w:r w:rsidRPr="00774C49">
        <w:rPr>
          <w:rFonts w:ascii="Times New Roman" w:hAnsi="Times New Roman" w:cs="Times New Roman"/>
          <w:sz w:val="24"/>
          <w:szCs w:val="24"/>
        </w:rPr>
        <w:instrText xml:space="preserve"> REF _Ref18339654 \h  \* MERGEFORMAT </w:instrText>
      </w:r>
      <w:r w:rsidRPr="00774C49">
        <w:rPr>
          <w:rFonts w:ascii="Times New Roman" w:hAnsi="Times New Roman" w:cs="Times New Roman"/>
          <w:sz w:val="24"/>
          <w:szCs w:val="24"/>
        </w:rPr>
      </w:r>
      <w:r w:rsidRPr="00774C49">
        <w:rPr>
          <w:rFonts w:ascii="Times New Roman" w:hAnsi="Times New Roman" w:cs="Times New Roman"/>
          <w:sz w:val="24"/>
          <w:szCs w:val="24"/>
        </w:rPr>
        <w:fldChar w:fldCharType="separate"/>
      </w:r>
      <w:r w:rsidR="00253EA3" w:rsidRPr="00065BDE">
        <w:rPr>
          <w:rFonts w:ascii="Times New Roman" w:hAnsi="Times New Roman" w:cs="Times New Roman"/>
          <w:sz w:val="24"/>
          <w:szCs w:val="24"/>
        </w:rPr>
        <w:t xml:space="preserve">Figure </w:t>
      </w:r>
      <w:r w:rsidR="00253EA3">
        <w:rPr>
          <w:rFonts w:ascii="Times New Roman" w:hAnsi="Times New Roman" w:cs="Times New Roman"/>
          <w:sz w:val="24"/>
          <w:szCs w:val="24"/>
        </w:rPr>
        <w:t>3</w:t>
      </w:r>
      <w:r w:rsidRPr="00774C49">
        <w:rPr>
          <w:rFonts w:ascii="Times New Roman" w:hAnsi="Times New Roman" w:cs="Times New Roman"/>
          <w:sz w:val="24"/>
          <w:szCs w:val="24"/>
        </w:rPr>
        <w:fldChar w:fldCharType="end"/>
      </w:r>
      <w:r w:rsidRPr="00774C49">
        <w:rPr>
          <w:rFonts w:ascii="Times New Roman" w:hAnsi="Times New Roman" w:cs="Times New Roman"/>
          <w:sz w:val="24"/>
          <w:szCs w:val="24"/>
        </w:rPr>
        <w:t xml:space="preserve"> shows how the average waiting time, miss risk and rate of changes in both indicators with respect to the length of the insurance buffer.</w:t>
      </w:r>
      <w:r>
        <w:rPr>
          <w:rFonts w:ascii="Times New Roman" w:hAnsi="Times New Roman" w:cs="Times New Roman"/>
          <w:sz w:val="24"/>
          <w:szCs w:val="24"/>
        </w:rPr>
        <w:t xml:space="preserve"> </w:t>
      </w:r>
      <w:r w:rsidRPr="00774C49">
        <w:rPr>
          <w:rFonts w:ascii="Times New Roman" w:hAnsi="Times New Roman" w:cs="Times New Roman"/>
          <w:sz w:val="24"/>
          <w:szCs w:val="24"/>
        </w:rPr>
        <w:t xml:space="preserve">Note the dramatic changes in both indicators at </w:t>
      </w:r>
      <w:r>
        <w:rPr>
          <w:rFonts w:ascii="Times New Roman" w:hAnsi="Times New Roman" w:cs="Times New Roman"/>
          <w:sz w:val="24"/>
          <w:szCs w:val="24"/>
        </w:rPr>
        <w:t>the</w:t>
      </w:r>
      <w:r w:rsidRPr="00774C49">
        <w:rPr>
          <w:rFonts w:ascii="Times New Roman" w:hAnsi="Times New Roman" w:cs="Times New Roman"/>
          <w:sz w:val="24"/>
          <w:szCs w:val="24"/>
        </w:rPr>
        <w:t xml:space="preserve"> multiples of the RTI update frequency (60 seconds). These </w:t>
      </w:r>
      <w:r>
        <w:rPr>
          <w:rFonts w:ascii="Times New Roman" w:hAnsi="Times New Roman" w:cs="Times New Roman"/>
          <w:sz w:val="24"/>
          <w:szCs w:val="24"/>
        </w:rPr>
        <w:t xml:space="preserve">abrupt </w:t>
      </w:r>
      <w:r w:rsidRPr="00774C49">
        <w:rPr>
          <w:rFonts w:ascii="Times New Roman" w:hAnsi="Times New Roman" w:cs="Times New Roman"/>
          <w:sz w:val="24"/>
          <w:szCs w:val="24"/>
        </w:rPr>
        <w:t>change</w:t>
      </w:r>
      <w:r>
        <w:rPr>
          <w:rFonts w:ascii="Times New Roman" w:hAnsi="Times New Roman" w:cs="Times New Roman"/>
          <w:sz w:val="24"/>
          <w:szCs w:val="24"/>
        </w:rPr>
        <w:t>s</w:t>
      </w:r>
      <w:r w:rsidRPr="00774C49">
        <w:rPr>
          <w:rFonts w:ascii="Times New Roman" w:hAnsi="Times New Roman" w:cs="Times New Roman"/>
          <w:sz w:val="24"/>
          <w:szCs w:val="24"/>
        </w:rPr>
        <w:t xml:space="preserve"> demonstrate the existence of the discontinuity dela</w:t>
      </w:r>
      <w:r>
        <w:rPr>
          <w:rFonts w:ascii="Times New Roman" w:hAnsi="Times New Roman" w:cs="Times New Roman"/>
          <w:sz w:val="24"/>
          <w:szCs w:val="24"/>
        </w:rPr>
        <w:t xml:space="preserve">y. With better real-time data supports and policies, more transit systems are providing RTI with higher update frequency. Some can be as high as 5 second such as Massachusetts Bay Transportation Authority in Boston. However, the large majority of most transit systems still face considerable discontinuity delay larger than 30 seconds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_Ref42961485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w:t>
      </w:r>
    </w:p>
    <w:p w14:paraId="41173455" w14:textId="77777777" w:rsidR="007C3450" w:rsidRPr="005128A9" w:rsidRDefault="007C3450" w:rsidP="007C3450">
      <w:pPr>
        <w:spacing w:line="256" w:lineRule="auto"/>
        <w:ind w:firstLine="720"/>
        <w:jc w:val="both"/>
      </w:pPr>
      <w:r w:rsidRPr="00862C5F">
        <w:rPr>
          <w:noProof/>
        </w:rPr>
        <w:lastRenderedPageBreak/>
        <w:t xml:space="preserve"> </w:t>
      </w:r>
      <w:r>
        <w:rPr>
          <w:noProof/>
        </w:rPr>
        <w:drawing>
          <wp:inline distT="0" distB="0" distL="0" distR="0" wp14:anchorId="0815B2FE" wp14:editId="43807E62">
            <wp:extent cx="5955665" cy="4445000"/>
            <wp:effectExtent l="0" t="0" r="6985" b="0"/>
            <wp:docPr id="7" name="Picture 7" descr="C:\Users\liu.6544\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6544\AppData\Local\Microsoft\Windows\INetCache\Content.Word\figure_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5665" cy="4445000"/>
                    </a:xfrm>
                    <a:prstGeom prst="rect">
                      <a:avLst/>
                    </a:prstGeom>
                    <a:noFill/>
                    <a:ln>
                      <a:noFill/>
                    </a:ln>
                  </pic:spPr>
                </pic:pic>
              </a:graphicData>
            </a:graphic>
          </wp:inline>
        </w:drawing>
      </w:r>
    </w:p>
    <w:p w14:paraId="323F7A58" w14:textId="77777777" w:rsidR="007C3450" w:rsidRDefault="007C3450" w:rsidP="007C3450">
      <w:pPr>
        <w:spacing w:line="256" w:lineRule="auto"/>
        <w:jc w:val="center"/>
        <w:rPr>
          <w:rFonts w:ascii="Times New Roman" w:hAnsi="Times New Roman" w:cs="Times New Roman"/>
          <w:sz w:val="24"/>
          <w:szCs w:val="24"/>
        </w:rPr>
      </w:pPr>
      <w:bookmarkStart w:id="11" w:name="_Ref18339654"/>
      <w:r w:rsidRPr="00065BDE">
        <w:rPr>
          <w:rFonts w:ascii="Times New Roman" w:hAnsi="Times New Roman" w:cs="Times New Roman"/>
          <w:sz w:val="24"/>
          <w:szCs w:val="24"/>
        </w:rPr>
        <w:t xml:space="preserve">Figure </w:t>
      </w:r>
      <w:r w:rsidRPr="00065BDE">
        <w:rPr>
          <w:rFonts w:ascii="Times New Roman" w:hAnsi="Times New Roman" w:cs="Times New Roman"/>
          <w:sz w:val="24"/>
          <w:szCs w:val="24"/>
        </w:rPr>
        <w:fldChar w:fldCharType="begin"/>
      </w:r>
      <w:r w:rsidRPr="00065BDE">
        <w:rPr>
          <w:rFonts w:ascii="Times New Roman" w:hAnsi="Times New Roman" w:cs="Times New Roman"/>
          <w:sz w:val="24"/>
          <w:szCs w:val="24"/>
        </w:rPr>
        <w:instrText xml:space="preserve"> SEQ Figure \* ARABIC </w:instrText>
      </w:r>
      <w:r w:rsidRPr="00065BD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65BDE">
        <w:rPr>
          <w:rFonts w:ascii="Times New Roman" w:hAnsi="Times New Roman" w:cs="Times New Roman"/>
          <w:sz w:val="24"/>
          <w:szCs w:val="24"/>
        </w:rPr>
        <w:fldChar w:fldCharType="end"/>
      </w:r>
      <w:bookmarkEnd w:id="11"/>
      <w:r>
        <w:rPr>
          <w:rFonts w:ascii="Times New Roman" w:hAnsi="Times New Roman" w:cs="Times New Roman"/>
          <w:sz w:val="24"/>
          <w:szCs w:val="24"/>
        </w:rPr>
        <w:t>:</w:t>
      </w:r>
      <w:r w:rsidRPr="00065BDE">
        <w:rPr>
          <w:rFonts w:ascii="Times New Roman" w:hAnsi="Times New Roman" w:cs="Times New Roman"/>
          <w:sz w:val="24"/>
          <w:szCs w:val="24"/>
        </w:rPr>
        <w:t xml:space="preserve"> average waiting time</w:t>
      </w:r>
      <w:r>
        <w:rPr>
          <w:rFonts w:ascii="Times New Roman" w:hAnsi="Times New Roman" w:cs="Times New Roman"/>
          <w:sz w:val="24"/>
          <w:szCs w:val="24"/>
        </w:rPr>
        <w:t>/missed risk</w:t>
      </w:r>
      <w:r w:rsidRPr="00065BDE">
        <w:rPr>
          <w:rFonts w:ascii="Times New Roman" w:hAnsi="Times New Roman" w:cs="Times New Roman"/>
          <w:sz w:val="24"/>
          <w:szCs w:val="24"/>
        </w:rPr>
        <w:t xml:space="preserve"> and </w:t>
      </w:r>
      <w:r>
        <w:rPr>
          <w:rFonts w:ascii="Times New Roman" w:hAnsi="Times New Roman" w:cs="Times New Roman"/>
          <w:sz w:val="24"/>
          <w:szCs w:val="24"/>
        </w:rPr>
        <w:t>their</w:t>
      </w:r>
      <w:r w:rsidRPr="00065BDE">
        <w:rPr>
          <w:rFonts w:ascii="Times New Roman" w:hAnsi="Times New Roman" w:cs="Times New Roman"/>
          <w:sz w:val="24"/>
          <w:szCs w:val="24"/>
        </w:rPr>
        <w:t xml:space="preserve"> changing rates' relationship with </w:t>
      </w:r>
      <w:r>
        <w:rPr>
          <w:rFonts w:ascii="Times New Roman" w:hAnsi="Times New Roman" w:cs="Times New Roman"/>
          <w:sz w:val="24"/>
          <w:szCs w:val="24"/>
        </w:rPr>
        <w:t xml:space="preserve">the </w:t>
      </w:r>
      <w:r w:rsidRPr="00065BDE">
        <w:rPr>
          <w:rFonts w:ascii="Times New Roman" w:hAnsi="Times New Roman" w:cs="Times New Roman"/>
          <w:sz w:val="24"/>
          <w:szCs w:val="24"/>
        </w:rPr>
        <w:t>uniform buffer.</w:t>
      </w:r>
    </w:p>
    <w:p w14:paraId="4845572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results suggest that real-time information may have limited value with respect to minimizing waiting time and risk. A strategy that simply takes the RTI at face value (GT) is the worst performing strategy: even worse on average than showing up at a bus stop randomly (AT). Enhancing the RTI with an optimal insurance buffer helps (PT); however, this strategy is not substantially better than simply following the schedule (ST) without using RTI. However, note these results reflect overall performance. The effectiveness of these strategies can vary with respect to time and space; we examine these patterns below. </w:t>
      </w:r>
    </w:p>
    <w:p w14:paraId="272DADE4" w14:textId="77777777" w:rsidR="007C3450" w:rsidRDefault="007C3450" w:rsidP="007C3450">
      <w:pPr>
        <w:spacing w:line="256" w:lineRule="auto"/>
        <w:ind w:firstLine="720"/>
        <w:jc w:val="both"/>
        <w:rPr>
          <w:rFonts w:ascii="Times New Roman" w:hAnsi="Times New Roman" w:cs="Times New Roman"/>
          <w:sz w:val="24"/>
          <w:szCs w:val="24"/>
        </w:rPr>
      </w:pPr>
    </w:p>
    <w:p w14:paraId="1E74D02F" w14:textId="77777777" w:rsidR="007C3450" w:rsidRPr="00B2390C" w:rsidRDefault="007C3450" w:rsidP="007C3450">
      <w:pPr>
        <w:pStyle w:val="IndentTimesNewRoman"/>
        <w:numPr>
          <w:ilvl w:val="1"/>
          <w:numId w:val="5"/>
        </w:numPr>
        <w:rPr>
          <w:b/>
        </w:rPr>
      </w:pPr>
      <w:r>
        <w:rPr>
          <w:b/>
        </w:rPr>
        <w:t>Performance over time</w:t>
      </w:r>
    </w:p>
    <w:p w14:paraId="02635213" w14:textId="77777777" w:rsidR="007C3450" w:rsidRPr="00351FFE" w:rsidRDefault="007C3450" w:rsidP="007C3450">
      <w:pPr>
        <w:pStyle w:val="IndentTimesNewRoman"/>
        <w:numPr>
          <w:ilvl w:val="2"/>
          <w:numId w:val="5"/>
        </w:numPr>
        <w:jc w:val="both"/>
        <w:rPr>
          <w:bCs/>
        </w:rPr>
      </w:pPr>
      <w:r w:rsidRPr="00351FFE">
        <w:rPr>
          <w:bCs/>
        </w:rPr>
        <w:t>Hourly pattern</w:t>
      </w:r>
    </w:p>
    <w:p w14:paraId="375062D1" w14:textId="5000044D" w:rsidR="007C3450" w:rsidRPr="007F135D" w:rsidRDefault="007C3450" w:rsidP="007C3450">
      <w:pPr>
        <w:pStyle w:val="IndentTimesNewRoman"/>
        <w:ind w:firstLine="0"/>
        <w:jc w:val="both"/>
        <w:rPr>
          <w:b/>
        </w:rPr>
      </w:pPr>
      <w:r>
        <w:fldChar w:fldCharType="begin"/>
      </w:r>
      <w:r>
        <w:instrText xml:space="preserve"> REF _Ref11510776 \h  \* MERGEFORMAT </w:instrText>
      </w:r>
      <w:r>
        <w:fldChar w:fldCharType="separate"/>
      </w:r>
      <w:r w:rsidR="00253EA3" w:rsidRPr="00B338F3">
        <w:t xml:space="preserve">Figure </w:t>
      </w:r>
      <w:r w:rsidR="00253EA3">
        <w:rPr>
          <w:noProof/>
        </w:rPr>
        <w:t>4</w:t>
      </w:r>
      <w:r>
        <w:fldChar w:fldCharType="end"/>
      </w:r>
      <w:r>
        <w:t xml:space="preserve"> illustrates the average waiting time and risk of missing a bus with respect to hour of the day. These hourly results support the overall results discussed above: ST and PT are consistently the best over the course of a day. AT and GT perform especially poorly during service hours with </w:t>
      </w:r>
      <w:r>
        <w:lastRenderedPageBreak/>
        <w:t xml:space="preserve">long headways (6:00 to 8:00 and 21:00 to 24:00) since the time penalties associated with missing a bus during these periods are dramatically higher. These inferior strategies perform better during short headway hours, but not better than ST and PT. GT is a very risky strategy at all times, although is not penalized as harshly during short headway hours. </w:t>
      </w:r>
    </w:p>
    <w:p w14:paraId="21EBC372" w14:textId="77777777" w:rsidR="007C3450" w:rsidRDefault="007C3450" w:rsidP="007C3450">
      <w:pPr>
        <w:pStyle w:val="IndentTimesNewRoman"/>
        <w:jc w:val="both"/>
      </w:pPr>
      <w:r>
        <w:t>Although ST and PT are always competitive, although there are some differences in their performance over the day. For long headway hours in the morning and midnight, PT performs worse than ST; while for most hours during 8:00 to 21:00, performs PT almost the same as ST; especially, for afternoon hours from 17:00 to 20:00: with higher delay in the system due to peak traffic and user-related boarding delays, PT outperforms ST. In this sense, it is generally better for transit users to follow ST in the morning commuting and follow PT in the afternoon commuting.</w:t>
      </w:r>
      <w:r w:rsidRPr="004151F3">
        <w:t xml:space="preserve"> </w:t>
      </w:r>
      <w:r>
        <w:t>This suggests that PT is more sensitive to the headway and delays than ST.</w:t>
      </w:r>
    </w:p>
    <w:p w14:paraId="6CB5BCE2" w14:textId="77777777" w:rsidR="007C3450" w:rsidRDefault="007C3450" w:rsidP="007C3450">
      <w:pPr>
        <w:pStyle w:val="IndentTimesNewRoman"/>
        <w:keepNext/>
        <w:ind w:firstLine="0"/>
      </w:pPr>
      <w:r>
        <w:rPr>
          <w:noProof/>
        </w:rPr>
        <w:drawing>
          <wp:inline distT="0" distB="0" distL="0" distR="0" wp14:anchorId="337D53B6" wp14:editId="6A014C59">
            <wp:extent cx="5955665" cy="4858385"/>
            <wp:effectExtent l="0" t="0" r="6985" b="0"/>
            <wp:docPr id="6" name="Picture 6" descr="C:\Users\liu.6544\AppData\Local\Microsoft\Windows\INetCache\Content.Wor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AppData\Local\Microsoft\Windows\INetCache\Content.Word\figure_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665" cy="4858385"/>
                    </a:xfrm>
                    <a:prstGeom prst="rect">
                      <a:avLst/>
                    </a:prstGeom>
                    <a:noFill/>
                    <a:ln>
                      <a:noFill/>
                    </a:ln>
                  </pic:spPr>
                </pic:pic>
              </a:graphicData>
            </a:graphic>
          </wp:inline>
        </w:drawing>
      </w:r>
    </w:p>
    <w:p w14:paraId="131C2D74" w14:textId="6E46745B" w:rsidR="007C3450" w:rsidRDefault="007C3450" w:rsidP="007C3450">
      <w:pPr>
        <w:spacing w:line="256" w:lineRule="auto"/>
        <w:jc w:val="center"/>
        <w:rPr>
          <w:rFonts w:ascii="Times New Roman" w:hAnsi="Times New Roman" w:cs="Times New Roman"/>
          <w:sz w:val="24"/>
          <w:szCs w:val="24"/>
        </w:rPr>
      </w:pPr>
      <w:bookmarkStart w:id="12" w:name="_Ref11510776"/>
      <w:r w:rsidRPr="00B338F3">
        <w:rPr>
          <w:rFonts w:ascii="Times New Roman" w:hAnsi="Times New Roman" w:cs="Times New Roman"/>
          <w:sz w:val="24"/>
          <w:szCs w:val="24"/>
        </w:rPr>
        <w:t xml:space="preserve">Figure </w:t>
      </w:r>
      <w:r w:rsidRPr="00B338F3">
        <w:rPr>
          <w:rFonts w:ascii="Times New Roman" w:hAnsi="Times New Roman" w:cs="Times New Roman"/>
          <w:sz w:val="24"/>
          <w:szCs w:val="24"/>
        </w:rPr>
        <w:fldChar w:fldCharType="begin"/>
      </w:r>
      <w:r w:rsidRPr="00B338F3">
        <w:rPr>
          <w:rFonts w:ascii="Times New Roman" w:hAnsi="Times New Roman" w:cs="Times New Roman"/>
          <w:sz w:val="24"/>
          <w:szCs w:val="24"/>
        </w:rPr>
        <w:instrText xml:space="preserve"> SEQ Figure \* ARABIC </w:instrText>
      </w:r>
      <w:r w:rsidRPr="00B338F3">
        <w:rPr>
          <w:rFonts w:ascii="Times New Roman" w:hAnsi="Times New Roman" w:cs="Times New Roman"/>
          <w:sz w:val="24"/>
          <w:szCs w:val="24"/>
        </w:rPr>
        <w:fldChar w:fldCharType="separate"/>
      </w:r>
      <w:r w:rsidR="00253EA3">
        <w:rPr>
          <w:rFonts w:ascii="Times New Roman" w:hAnsi="Times New Roman" w:cs="Times New Roman"/>
          <w:noProof/>
          <w:sz w:val="24"/>
          <w:szCs w:val="24"/>
        </w:rPr>
        <w:t>4</w:t>
      </w:r>
      <w:r w:rsidRPr="00B338F3">
        <w:rPr>
          <w:rFonts w:ascii="Times New Roman" w:hAnsi="Times New Roman" w:cs="Times New Roman"/>
          <w:sz w:val="24"/>
          <w:szCs w:val="24"/>
        </w:rPr>
        <w:fldChar w:fldCharType="end"/>
      </w:r>
      <w:bookmarkEnd w:id="12"/>
      <w:r>
        <w:rPr>
          <w:rFonts w:ascii="Times New Roman" w:hAnsi="Times New Roman" w:cs="Times New Roman"/>
          <w:sz w:val="24"/>
          <w:szCs w:val="24"/>
        </w:rPr>
        <w:t xml:space="preserve">: </w:t>
      </w:r>
      <w:r w:rsidRPr="00B338F3">
        <w:rPr>
          <w:rFonts w:ascii="Times New Roman" w:hAnsi="Times New Roman" w:cs="Times New Roman"/>
          <w:sz w:val="24"/>
          <w:szCs w:val="24"/>
        </w:rPr>
        <w:t>average waiting time</w:t>
      </w:r>
      <w:r>
        <w:rPr>
          <w:rFonts w:ascii="Times New Roman" w:hAnsi="Times New Roman" w:cs="Times New Roman"/>
          <w:sz w:val="24"/>
          <w:szCs w:val="24"/>
        </w:rPr>
        <w:t xml:space="preserve"> and risk of missing bus by hour of day</w:t>
      </w:r>
      <w:r w:rsidRPr="00B338F3">
        <w:rPr>
          <w:rFonts w:ascii="Times New Roman" w:hAnsi="Times New Roman" w:cs="Times New Roman"/>
          <w:sz w:val="24"/>
          <w:szCs w:val="24"/>
        </w:rPr>
        <w:t>.</w:t>
      </w:r>
    </w:p>
    <w:p w14:paraId="3B087EA7" w14:textId="77777777" w:rsidR="007C3450" w:rsidRPr="00B338F3" w:rsidRDefault="007C3450" w:rsidP="007C3450">
      <w:pPr>
        <w:spacing w:line="256" w:lineRule="auto"/>
        <w:jc w:val="center"/>
        <w:rPr>
          <w:rFonts w:ascii="Times New Roman" w:hAnsi="Times New Roman" w:cs="Times New Roman"/>
          <w:sz w:val="24"/>
          <w:szCs w:val="24"/>
        </w:rPr>
      </w:pPr>
    </w:p>
    <w:p w14:paraId="4FEF9965" w14:textId="77777777" w:rsidR="007C3450" w:rsidRPr="00351FFE" w:rsidRDefault="007C3450" w:rsidP="007C3450">
      <w:pPr>
        <w:pStyle w:val="ListParagraph"/>
        <w:numPr>
          <w:ilvl w:val="2"/>
          <w:numId w:val="5"/>
        </w:numPr>
        <w:rPr>
          <w:rFonts w:ascii="Times New Roman" w:hAnsi="Times New Roman" w:cs="Times New Roman"/>
          <w:bCs/>
          <w:sz w:val="24"/>
          <w:szCs w:val="24"/>
        </w:rPr>
      </w:pPr>
      <w:r w:rsidRPr="00351FFE">
        <w:rPr>
          <w:rFonts w:ascii="Times New Roman" w:hAnsi="Times New Roman" w:cs="Times New Roman"/>
          <w:bCs/>
          <w:sz w:val="24"/>
          <w:szCs w:val="24"/>
        </w:rPr>
        <w:t>Service headway</w:t>
      </w:r>
    </w:p>
    <w:p w14:paraId="35DC9188" w14:textId="77777777"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As previous analyses suggest, headway is a crucial factor for the performance of trip planning strategies. Since service headway can change by hour of the day, we conduct two temporal analyses based on the average headway within each hour. The analyses</w:t>
      </w:r>
      <w:r w:rsidRPr="00063633">
        <w:rPr>
          <w:rFonts w:ascii="Times New Roman" w:hAnsi="Times New Roman" w:cs="Times New Roman"/>
          <w:sz w:val="24"/>
          <w:szCs w:val="24"/>
        </w:rPr>
        <w:t xml:space="preserve"> suggest </w:t>
      </w:r>
      <w:r>
        <w:rPr>
          <w:rFonts w:ascii="Times New Roman" w:hAnsi="Times New Roman" w:cs="Times New Roman"/>
          <w:sz w:val="24"/>
          <w:szCs w:val="24"/>
        </w:rPr>
        <w:t>two</w:t>
      </w:r>
      <w:r w:rsidRPr="00063633">
        <w:rPr>
          <w:rFonts w:ascii="Times New Roman" w:hAnsi="Times New Roman" w:cs="Times New Roman"/>
          <w:sz w:val="24"/>
          <w:szCs w:val="24"/>
        </w:rPr>
        <w:t xml:space="preserve"> empirical rule</w:t>
      </w:r>
      <w:r>
        <w:rPr>
          <w:rFonts w:ascii="Times New Roman" w:hAnsi="Times New Roman" w:cs="Times New Roman"/>
          <w:sz w:val="24"/>
          <w:szCs w:val="24"/>
        </w:rPr>
        <w:t>s</w:t>
      </w:r>
      <w:r w:rsidRPr="00063633">
        <w:rPr>
          <w:rFonts w:ascii="Times New Roman" w:hAnsi="Times New Roman" w:cs="Times New Roman"/>
          <w:sz w:val="24"/>
          <w:szCs w:val="24"/>
        </w:rPr>
        <w:t xml:space="preserve">: </w:t>
      </w:r>
    </w:p>
    <w:p w14:paraId="69C7E013" w14:textId="76D7D6A3" w:rsidR="007C3450" w:rsidRPr="001C79B2" w:rsidRDefault="007C3450" w:rsidP="007C3450">
      <w:pPr>
        <w:pStyle w:val="ListParagraph"/>
        <w:numPr>
          <w:ilvl w:val="0"/>
          <w:numId w:val="19"/>
        </w:numPr>
        <w:spacing w:line="256" w:lineRule="auto"/>
        <w:jc w:val="both"/>
        <w:rPr>
          <w:rFonts w:ascii="Times New Roman" w:hAnsi="Times New Roman" w:cs="Times New Roman"/>
          <w:sz w:val="24"/>
          <w:szCs w:val="24"/>
        </w:rPr>
      </w:pPr>
      <w:r w:rsidRPr="00AF16B3">
        <w:rPr>
          <w:rFonts w:ascii="Times New Roman" w:hAnsi="Times New Roman" w:cs="Times New Roman"/>
          <w:sz w:val="24"/>
          <w:szCs w:val="24"/>
        </w:rPr>
        <w:t xml:space="preserve">The larger the headways, the </w:t>
      </w:r>
      <w:r w:rsidRPr="00AF16B3">
        <w:rPr>
          <w:rFonts w:ascii="Times New Roman" w:hAnsi="Times New Roman" w:cs="Times New Roman"/>
          <w:i/>
          <w:sz w:val="24"/>
          <w:szCs w:val="24"/>
        </w:rPr>
        <w:t>more</w:t>
      </w:r>
      <w:r>
        <w:rPr>
          <w:rFonts w:ascii="Times New Roman" w:hAnsi="Times New Roman" w:cs="Times New Roman"/>
          <w:sz w:val="24"/>
          <w:szCs w:val="24"/>
        </w:rPr>
        <w:t xml:space="preserve"> effective PT </w:t>
      </w:r>
      <w:r w:rsidRPr="00AF16B3">
        <w:rPr>
          <w:rFonts w:ascii="Times New Roman" w:hAnsi="Times New Roman" w:cs="Times New Roman"/>
          <w:sz w:val="24"/>
          <w:szCs w:val="24"/>
        </w:rPr>
        <w:t xml:space="preserve">compared to </w:t>
      </w:r>
      <w:r>
        <w:rPr>
          <w:rFonts w:ascii="Times New Roman" w:hAnsi="Times New Roman" w:cs="Times New Roman"/>
          <w:sz w:val="24"/>
          <w:szCs w:val="24"/>
        </w:rPr>
        <w:t>AT</w:t>
      </w:r>
      <w:r w:rsidRPr="00AF16B3">
        <w:rPr>
          <w:rFonts w:ascii="Times New Roman" w:hAnsi="Times New Roman" w:cs="Times New Roman"/>
          <w:sz w:val="24"/>
          <w:szCs w:val="24"/>
        </w:rPr>
        <w:t xml:space="preserve">. This is obvious since AT’s waiting time is exactly the half of the headway. To moreover prove this, we investigated the correlation between the average waiting time difference in each hour and the average headway. The Pearson correlation </w:t>
      </w:r>
      <w:r>
        <w:rPr>
          <w:rFonts w:ascii="Times New Roman" w:hAnsi="Times New Roman" w:cs="Times New Roman"/>
          <w:sz w:val="24"/>
          <w:szCs w:val="24"/>
        </w:rPr>
        <w:t>indicates a strong positive correlation (</w:t>
      </w:r>
      <w:r w:rsidRPr="00AF16B3">
        <w:rPr>
          <w:rFonts w:ascii="Times New Roman" w:hAnsi="Times New Roman" w:cs="Times New Roman"/>
          <w:sz w:val="24"/>
          <w:szCs w:val="24"/>
        </w:rPr>
        <w:t>coefficient</w:t>
      </w:r>
      <w:r>
        <w:rPr>
          <w:rFonts w:ascii="Times New Roman" w:hAnsi="Times New Roman" w:cs="Times New Roman"/>
          <w:sz w:val="24"/>
          <w:szCs w:val="24"/>
        </w:rPr>
        <w:t>=</w:t>
      </w:r>
      <w:r w:rsidRPr="00AF16B3">
        <w:rPr>
          <w:rFonts w:ascii="Times New Roman" w:hAnsi="Times New Roman" w:cs="Times New Roman"/>
          <w:sz w:val="24"/>
          <w:szCs w:val="24"/>
        </w:rPr>
        <w:t>0.9798 and p-value</w:t>
      </w:r>
      <w:r>
        <w:rPr>
          <w:rFonts w:ascii="Times New Roman" w:hAnsi="Times New Roman" w:cs="Times New Roman"/>
          <w:sz w:val="24"/>
          <w:szCs w:val="24"/>
        </w:rPr>
        <w:t>&lt;</w:t>
      </w:r>
      <w:r w:rsidRPr="00AF16B3">
        <w:rPr>
          <w:rFonts w:ascii="Times New Roman" w:hAnsi="Times New Roman" w:cs="Times New Roman"/>
          <w:sz w:val="24"/>
          <w:szCs w:val="24"/>
        </w:rPr>
        <w:t>0.0001</w:t>
      </w:r>
      <w:r>
        <w:rPr>
          <w:rFonts w:ascii="Times New Roman" w:hAnsi="Times New Roman" w:cs="Times New Roman"/>
          <w:sz w:val="24"/>
          <w:szCs w:val="24"/>
        </w:rPr>
        <w:t xml:space="preserve">) as shown in </w:t>
      </w:r>
      <w:r w:rsidRPr="00AF16B3">
        <w:rPr>
          <w:rFonts w:ascii="Times New Roman" w:hAnsi="Times New Roman" w:cs="Times New Roman"/>
          <w:sz w:val="24"/>
          <w:szCs w:val="24"/>
        </w:rPr>
        <w:fldChar w:fldCharType="begin"/>
      </w:r>
      <w:r w:rsidRPr="00AF16B3">
        <w:rPr>
          <w:rFonts w:ascii="Times New Roman" w:hAnsi="Times New Roman" w:cs="Times New Roman"/>
          <w:sz w:val="24"/>
          <w:szCs w:val="24"/>
        </w:rPr>
        <w:instrText xml:space="preserve"> REF _Ref21939313 \h  \* MERGEFORMAT </w:instrText>
      </w:r>
      <w:r w:rsidRPr="00AF16B3">
        <w:rPr>
          <w:rFonts w:ascii="Times New Roman" w:hAnsi="Times New Roman" w:cs="Times New Roman"/>
          <w:sz w:val="24"/>
          <w:szCs w:val="24"/>
        </w:rPr>
      </w:r>
      <w:r w:rsidRPr="00AF16B3">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xml:space="preserve"> (left). Some former studies also suggested the same conclusion: in rural Scotland, RTI users can save 7 minutes in average </w:t>
      </w:r>
      <w:r w:rsidRPr="00AF16B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{"citationItems":[{"id":"ITEM-1","itemData":{"DOI":"10.1080/03081060.2015.1108085","ISSN":"10290354","abstract":"© 2015 Taylor  &amp;  Francis. Mobile real-time passenger information (RTPI) systems are becoming ubiquitous in public transport and a plethora of studies have explored the effects they have on passengers. However, these studies mostly focus on urban areas and largely ignore rural dwellers. In this paper, we present results of a study that looks into the effects that mobile RTPI has on passengers in rural areas. The results indicate that the participants primarily used the mobile RTPI system to gain situation and geospatial awareness and to adapt their travel behaviour in disrupted circumstances. Further, we have identified that mobile RTPI significantly affects the everyday public transport travel of individuals. The outcomes of this study provide an initial understanding of the effects of a mobile RTPI system on rural users.","author":[{"dropping-particle":"","family":"Papangelis","given":"Konstantinos","non-dropping-particle":"","parse-names":false,"suffix":""},{"dropping-particle":"","family":"Nelson","given":"John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Pr="00AF16B3">
        <w:rPr>
          <w:rFonts w:ascii="Times New Roman" w:hAnsi="Times New Roman" w:cs="Times New Roman"/>
          <w:sz w:val="24"/>
          <w:szCs w:val="24"/>
        </w:rPr>
        <w:fldChar w:fldCharType="separate"/>
      </w:r>
      <w:r w:rsidRPr="005A464A">
        <w:rPr>
          <w:rFonts w:ascii="Times New Roman" w:hAnsi="Times New Roman" w:cs="Times New Roman"/>
          <w:noProof/>
          <w:sz w:val="24"/>
          <w:szCs w:val="24"/>
        </w:rPr>
        <w:t>(Papangelis et al. 2016)</w:t>
      </w:r>
      <w:r w:rsidRPr="00AF16B3">
        <w:rPr>
          <w:rFonts w:ascii="Times New Roman" w:hAnsi="Times New Roman" w:cs="Times New Roman"/>
          <w:sz w:val="24"/>
          <w:szCs w:val="24"/>
        </w:rPr>
        <w:fldChar w:fldCharType="end"/>
      </w:r>
      <w:r w:rsidRPr="00AF16B3">
        <w:rPr>
          <w:rFonts w:ascii="Times New Roman" w:hAnsi="Times New Roman" w:cs="Times New Roman"/>
          <w:sz w:val="24"/>
          <w:szCs w:val="24"/>
        </w:rPr>
        <w:t>, while in other studies in urban areas, the saved time is much less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{"citationItems":[{"id":"ITEM-1","itemData":{"DOI":"10.1016/j.tra.2014.09.003","ISSN":"09658564","abstract":"Public transit agencies often struggle with service reliability issues; when a bus does not arrive on time, passengers become frustrated and may be less likely to choose transit for future trips. To address reliability issues, transit authorities have begun to provide real-time information (RTI) to riders via mobile and web-enabled devices. The objective of this research is to quantify the benefits of RTI provided to bus riders. The method used is a behavioral experiment with a before-after control group design in which RTI is only provided to the experimental group. Web-based surveys are used to measure behavior, feeling, and satisfaction changes of bus riders in Tampa, Florida over a study period of approximately three months. The results show that the primary benefits associated with providing RTI to passengers pertain to waiting at the bus stop. Analysis of \"usual\" wait times revealed a significantly larger decrease (nearly 2. min) for RTI users compared to the control group. Additionally, RTI users had significant decreases in levels of anxiety and frustration when waiting for the bus compared to the control group. Similarly, they had significant increases in levels of satisfaction with the time they spend waiting for the bus and how often the bus arrives at the stop on time. Taken together, these findings provide strong evidence that RTI significantly improves the passenger experience of waiting for the bus, which is notoriously one of the most disliked elements of transit trips. The frequency of bus trips and bus-to-bus transfers were also evaluated during the study period, but there were no significant differences between the experimental and control groups. This is not surprising since the majority of bus riders in Tampa are transit-dependent and lack other transportation alternatives. The primary contribution of this research is a comprehensive evaluation of the passenger benefits of RTI conducted in a controlled environment. Moreover, this research has immediate implications for public transit agencies - particularly those serving largely transit-dependent populations - facing pressure to improve service under tight budget constraints.","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Florida","type":"article-journal","volume":"69"},"uris":["http://www.mendeley.com/documents/?uuid=3c0a8220-b16e-441e-844a-fcbf55094f1e"]},{"id":"ITEM-2","itemData":{"DOI":"10.3114/2419-01","ISBN":"9780309295543","ISSN":"03611981","abstract":"Real-time information systems have been used in transit agencies around the world to inform passengers better of their estimated wait. In 2012, the Massachusetts Hay Transportation Authority (MBTA) activated new real-time information signage across its heavy rail system. These signs dis played the estimated arrival of the next two trains in each direction. The study reported in this paper examined whether the introduction of real time arrival signage led to reduced expectations of wait time, improved satisfaction with MBTA, and increased ridership. In-station surveys were conducted before and alter real-time information was introduced to gauge changes in passenger satisfaction and wait-time expectations. These expectations were compared against headways collected from automated train tracking data. Ridership changes were measured with automated fare collection data provided by MBTA. Survey results revealed that, after the introduction of the countdown sigas, people reduced their overestimation of wait time by 50%. Satisfaction with MBTA did not change signilicantly as a result of the real-time signage. People reported that they felt more relaxed with real-time signage if the next train arrival occurred within a scheduled headway but less relaxed in cases in which the headways were much greater than scheduled. Minor improvements in ridership were detected in statioas with the real-time information after other factors were controlled for, but these results were preliminary. This study suggests that real-time arrival signage would be a positive addition to heavy rail systems to increase passenger comfort and improve perceptions of system performance in a relatively cost-effective manner with the use of existing technologies.","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Record","id":"ITEM-2","issue":"1","issued":{"date-parts":[["2014"]]},"page":"1-10","publisher":"SAGE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authority","type":"article-journal","volume":"2419"},"uris":["http://www.mendeley.com/documents/?uuid=b8c02461-cab2-4f18-baf7-f6de3a903305"]}],"mendeley":{"formattedCitation":"(Brakewood, Barbeau, and Watkins 2014; Chow, Block-Schachter, and Hickey 2014)","plainTextFormattedCitation":"(Brakewood, Barbeau, and Watkins 2014; Chow, Block-Schachter, and Hickey 2014)","previouslyFormattedCitation":"(Brakewood, Barbeau, and Watkins 2014; Chow, Block-Schachter, and Hickey 2014)"},"properties":{"noteIndex":0},"schema":"https://github.com/citation-style-language/schema/raw/master/csl-citation.json"}</w:instrText>
      </w:r>
      <w:r>
        <w:rPr>
          <w:rFonts w:ascii="Times New Roman" w:hAnsi="Times New Roman" w:cs="Times New Roman"/>
          <w:sz w:val="24"/>
          <w:szCs w:val="24"/>
        </w:rPr>
        <w:fldChar w:fldCharType="separate"/>
      </w:r>
      <w:r w:rsidRPr="005A464A">
        <w:rPr>
          <w:rFonts w:ascii="Times New Roman" w:hAnsi="Times New Roman" w:cs="Times New Roman"/>
          <w:noProof/>
          <w:sz w:val="24"/>
          <w:szCs w:val="24"/>
        </w:rPr>
        <w:t>(Brakewood, Barbeau, and Watkins 2014; Chow, Block-Schachter, and Hickey 2014)</w:t>
      </w:r>
      <w:r>
        <w:rPr>
          <w:rFonts w:ascii="Times New Roman" w:hAnsi="Times New Roman" w:cs="Times New Roman"/>
          <w:sz w:val="24"/>
          <w:szCs w:val="24"/>
        </w:rPr>
        <w:fldChar w:fldCharType="end"/>
      </w:r>
      <w:r w:rsidRPr="00AF16B3">
        <w:rPr>
          <w:rFonts w:ascii="Times New Roman" w:hAnsi="Times New Roman" w:cs="Times New Roman"/>
          <w:sz w:val="24"/>
          <w:szCs w:val="24"/>
        </w:rPr>
        <w:t>. RTI will flatten the radical waiting time difference between different systems caused by different scheduled frequencies.</w:t>
      </w:r>
    </w:p>
    <w:p w14:paraId="33EC38A8" w14:textId="7F5586E1" w:rsidR="007C3450" w:rsidRDefault="007C3450" w:rsidP="007C3450">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T</w:t>
      </w:r>
      <w:r w:rsidRPr="001C79B2">
        <w:rPr>
          <w:rFonts w:ascii="Times New Roman" w:hAnsi="Times New Roman" w:cs="Times New Roman"/>
          <w:sz w:val="24"/>
          <w:szCs w:val="24"/>
        </w:rPr>
        <w:t xml:space="preserve">he larger the headways, the </w:t>
      </w:r>
      <w:r w:rsidRPr="00E77C33">
        <w:rPr>
          <w:rFonts w:ascii="Times New Roman" w:hAnsi="Times New Roman" w:cs="Times New Roman"/>
          <w:i/>
          <w:sz w:val="24"/>
          <w:szCs w:val="24"/>
        </w:rPr>
        <w:t>less</w:t>
      </w:r>
      <w:r>
        <w:rPr>
          <w:rFonts w:ascii="Times New Roman" w:hAnsi="Times New Roman" w:cs="Times New Roman"/>
          <w:sz w:val="24"/>
          <w:szCs w:val="24"/>
        </w:rPr>
        <w:t xml:space="preserve"> effective PT </w:t>
      </w:r>
      <w:r w:rsidRPr="001C79B2">
        <w:rPr>
          <w:rFonts w:ascii="Times New Roman" w:hAnsi="Times New Roman" w:cs="Times New Roman"/>
          <w:sz w:val="24"/>
          <w:szCs w:val="24"/>
        </w:rPr>
        <w:t>compared to</w:t>
      </w:r>
      <w:r>
        <w:rPr>
          <w:rFonts w:ascii="Times New Roman" w:hAnsi="Times New Roman" w:cs="Times New Roman"/>
          <w:i/>
          <w:sz w:val="24"/>
          <w:szCs w:val="24"/>
        </w:rPr>
        <w:t xml:space="preserve"> </w:t>
      </w:r>
      <w:r>
        <w:rPr>
          <w:rFonts w:ascii="Times New Roman" w:hAnsi="Times New Roman" w:cs="Times New Roman"/>
          <w:sz w:val="24"/>
          <w:szCs w:val="24"/>
        </w:rPr>
        <w:t>ST</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Likewise, </w:t>
      </w:r>
      <w:r w:rsidRPr="001C79B2">
        <w:rPr>
          <w:rFonts w:ascii="Times New Roman" w:hAnsi="Times New Roman" w:cs="Times New Roman"/>
          <w:sz w:val="24"/>
          <w:szCs w:val="24"/>
        </w:rPr>
        <w:t>we tested the correlation between each</w:t>
      </w:r>
      <w:r>
        <w:rPr>
          <w:rFonts w:ascii="Times New Roman" w:hAnsi="Times New Roman" w:cs="Times New Roman"/>
          <w:sz w:val="24"/>
          <w:szCs w:val="24"/>
        </w:rPr>
        <w:t xml:space="preserve"> hour’s</w:t>
      </w:r>
      <w:r w:rsidRPr="001C79B2">
        <w:rPr>
          <w:rFonts w:ascii="Times New Roman" w:hAnsi="Times New Roman" w:cs="Times New Roman"/>
          <w:sz w:val="24"/>
          <w:szCs w:val="24"/>
        </w:rPr>
        <w:t xml:space="preserve"> </w:t>
      </w:r>
      <w:r>
        <w:rPr>
          <w:rFonts w:ascii="Times New Roman" w:hAnsi="Times New Roman" w:cs="Times New Roman"/>
          <w:sz w:val="24"/>
          <w:szCs w:val="24"/>
        </w:rPr>
        <w:t xml:space="preserve">average </w:t>
      </w:r>
      <w:r w:rsidRPr="001C79B2">
        <w:rPr>
          <w:rFonts w:ascii="Times New Roman" w:hAnsi="Times New Roman" w:cs="Times New Roman"/>
          <w:sz w:val="24"/>
          <w:szCs w:val="24"/>
        </w:rPr>
        <w:t xml:space="preserve">headway and corresponding performance difference.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_Ref21939313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253EA3">
        <w:rPr>
          <w:rFonts w:ascii="Times New Roman" w:hAnsi="Times New Roman" w:cs="Times New Roman"/>
          <w:sz w:val="24"/>
          <w:szCs w:val="24"/>
        </w:rPr>
        <w:t>Figure 5</w:t>
      </w:r>
      <w:r>
        <w:rPr>
          <w:rFonts w:ascii="Times New Roman" w:hAnsi="Times New Roman" w:cs="Times New Roman"/>
          <w:sz w:val="24"/>
          <w:szCs w:val="24"/>
        </w:rPr>
        <w:fldChar w:fldCharType="end"/>
      </w:r>
      <w:r>
        <w:rPr>
          <w:rFonts w:ascii="Times New Roman" w:hAnsi="Times New Roman" w:cs="Times New Roman"/>
          <w:sz w:val="24"/>
          <w:szCs w:val="24"/>
        </w:rPr>
        <w:t xml:space="preserve"> (right) shows a strong negative correlation (Pearson correlation coefficient = -0.6201 and p-value = 0.0012).</w:t>
      </w:r>
    </w:p>
    <w:p w14:paraId="08465343" w14:textId="77777777" w:rsidR="007C3450" w:rsidRDefault="007C3450" w:rsidP="007C3450">
      <w:pPr>
        <w:keepNext/>
        <w:spacing w:line="256" w:lineRule="auto"/>
        <w:jc w:val="center"/>
      </w:pPr>
      <w:r>
        <w:rPr>
          <w:noProof/>
        </w:rPr>
        <w:drawing>
          <wp:inline distT="0" distB="0" distL="0" distR="0" wp14:anchorId="4EDAED5D" wp14:editId="3FD0EC5D">
            <wp:extent cx="5947410" cy="2862580"/>
            <wp:effectExtent l="0" t="0" r="0" b="0"/>
            <wp:docPr id="5" name="Picture 5" descr="C:\Users\liu.6544\AppData\Local\Microsoft\Windows\INetCache\Content.Wor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6544\AppData\Local\Microsoft\Windows\INetCache\Content.Word\figure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2862580"/>
                    </a:xfrm>
                    <a:prstGeom prst="rect">
                      <a:avLst/>
                    </a:prstGeom>
                    <a:noFill/>
                    <a:ln>
                      <a:noFill/>
                    </a:ln>
                  </pic:spPr>
                </pic:pic>
              </a:graphicData>
            </a:graphic>
          </wp:inline>
        </w:drawing>
      </w:r>
    </w:p>
    <w:p w14:paraId="0CF4D6BC" w14:textId="77777777" w:rsidR="007C3450" w:rsidRDefault="007C3450" w:rsidP="007C3450">
      <w:pPr>
        <w:pStyle w:val="IndentTimesNewRoman"/>
        <w:ind w:firstLine="0"/>
        <w:jc w:val="center"/>
        <w:rPr>
          <w:b/>
        </w:rPr>
      </w:pPr>
      <w:bookmarkStart w:id="13" w:name="_Ref21939313"/>
      <w:r w:rsidRPr="00214628">
        <w:t xml:space="preserve">Figure </w:t>
      </w:r>
      <w:r w:rsidR="003A174B">
        <w:fldChar w:fldCharType="begin"/>
      </w:r>
      <w:r w:rsidR="003A174B">
        <w:instrText xml:space="preserve"> SEQ Figure \* ARABIC </w:instrText>
      </w:r>
      <w:r w:rsidR="003A174B">
        <w:fldChar w:fldCharType="separate"/>
      </w:r>
      <w:r>
        <w:rPr>
          <w:noProof/>
        </w:rPr>
        <w:t>5</w:t>
      </w:r>
      <w:r w:rsidR="003A174B">
        <w:rPr>
          <w:noProof/>
        </w:rPr>
        <w:fldChar w:fldCharType="end"/>
      </w:r>
      <w:bookmarkEnd w:id="13"/>
      <w:r>
        <w:rPr>
          <w:noProof/>
        </w:rPr>
        <w:t>:</w:t>
      </w:r>
      <w:r>
        <w:t xml:space="preserve"> Scatter plots between h</w:t>
      </w:r>
      <w:r w:rsidRPr="00214628">
        <w:t>eadway and</w:t>
      </w:r>
      <w:r w:rsidRPr="00A26768">
        <w:t xml:space="preserve"> </w:t>
      </w:r>
      <w:r>
        <w:t xml:space="preserve">AT- </w:t>
      </w:r>
      <w:r w:rsidRPr="00214628">
        <w:t xml:space="preserve">PT </w:t>
      </w:r>
      <w:r>
        <w:t>(left side) and ST-PT (right side) waiting time</w:t>
      </w:r>
      <w:r w:rsidRPr="00214628">
        <w:t xml:space="preserve"> difference</w:t>
      </w:r>
      <w:r>
        <w:t>s.</w:t>
      </w:r>
    </w:p>
    <w:p w14:paraId="27DE8FEA" w14:textId="77777777" w:rsidR="007C3450" w:rsidRDefault="007C3450" w:rsidP="007C3450">
      <w:pPr>
        <w:pStyle w:val="IndentTimesNewRoman"/>
        <w:ind w:firstLine="0"/>
        <w:rPr>
          <w:b/>
        </w:rPr>
      </w:pPr>
    </w:p>
    <w:p w14:paraId="2043BE87" w14:textId="77777777" w:rsidR="007C3450" w:rsidRDefault="007C3450" w:rsidP="007C3450">
      <w:pPr>
        <w:pStyle w:val="IndentTimesNewRoman"/>
        <w:numPr>
          <w:ilvl w:val="1"/>
          <w:numId w:val="5"/>
        </w:numPr>
        <w:rPr>
          <w:b/>
        </w:rPr>
      </w:pPr>
      <w:r>
        <w:rPr>
          <w:b/>
        </w:rPr>
        <w:t>Performance over space</w:t>
      </w:r>
    </w:p>
    <w:p w14:paraId="61F1158F" w14:textId="77777777" w:rsidR="007C3450" w:rsidRPr="00351FFE" w:rsidRDefault="007C3450" w:rsidP="007C3450">
      <w:pPr>
        <w:pStyle w:val="IndentTimesNewRoman"/>
        <w:numPr>
          <w:ilvl w:val="2"/>
          <w:numId w:val="5"/>
        </w:numPr>
        <w:rPr>
          <w:bCs/>
        </w:rPr>
      </w:pPr>
      <w:r w:rsidRPr="00351FFE">
        <w:rPr>
          <w:bCs/>
        </w:rPr>
        <w:t>Walking time to bus stops</w:t>
      </w:r>
    </w:p>
    <w:p w14:paraId="78D50AF4" w14:textId="29AB515E" w:rsidR="007C3450" w:rsidRDefault="007C3450"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_Ref16256335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253EA3" w:rsidRPr="00663896">
        <w:rPr>
          <w:rFonts w:ascii="Times New Roman" w:hAnsi="Times New Roman" w:cs="Times New Roman"/>
          <w:sz w:val="24"/>
          <w:szCs w:val="24"/>
        </w:rPr>
        <w:t xml:space="preserve">Figure </w:t>
      </w:r>
      <w:r w:rsidR="00253EA3">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illustrates the relationship between average waiting time and risk of missing bus based on walking time from home to the closest stop. Again, we can see that the non-RTI strategy of following the schedule (ST) and the prudent RTI strategy (PT) are generally competitive with each </w:t>
      </w:r>
      <w:r>
        <w:rPr>
          <w:rFonts w:ascii="Times New Roman" w:hAnsi="Times New Roman" w:cs="Times New Roman"/>
          <w:sz w:val="24"/>
          <w:szCs w:val="24"/>
        </w:rPr>
        <w:lastRenderedPageBreak/>
        <w:t xml:space="preserve">other with respect to average waiting time. However, as walking time to the nearest bus stop increases, the PT waiting time increases with respect to ST,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_Ref43410446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7</w:t>
      </w:r>
      <w:r>
        <w:rPr>
          <w:rFonts w:ascii="Times New Roman" w:hAnsi="Times New Roman" w:cs="Times New Roman"/>
          <w:sz w:val="24"/>
          <w:szCs w:val="24"/>
        </w:rPr>
        <w:fldChar w:fldCharType="end"/>
      </w:r>
      <w:r>
        <w:rPr>
          <w:rFonts w:ascii="Times New Roman" w:hAnsi="Times New Roman" w:cs="Times New Roman"/>
          <w:sz w:val="24"/>
          <w:szCs w:val="24"/>
        </w:rPr>
        <w:t xml:space="preserve">. The degradation of PT waiting time performance with increasing walk time is due to the increasing risk of missing a bus. This supports the claim that the longer distance a user lives from the stop, </w:t>
      </w:r>
      <w:r w:rsidRPr="005D29E1">
        <w:rPr>
          <w:rFonts w:ascii="Times New Roman" w:hAnsi="Times New Roman" w:cs="Times New Roman"/>
          <w:sz w:val="24"/>
          <w:szCs w:val="24"/>
          <w:highlight w:val="yellow"/>
          <w:rPrChange w:id="14" w:author="Liu, Luyu" w:date="2020-09-17T14:00:00Z">
            <w:rPr>
              <w:rFonts w:ascii="Times New Roman" w:hAnsi="Times New Roman" w:cs="Times New Roman"/>
              <w:sz w:val="24"/>
              <w:szCs w:val="24"/>
            </w:rPr>
          </w:rPrChange>
        </w:rPr>
        <w:t>the more unstable their trip</w:t>
      </w:r>
      <w:ins w:id="15" w:author="Liu, Luyu" w:date="2020-09-17T14:00:00Z">
        <w:r w:rsidR="005D29E1" w:rsidRPr="005D29E1">
          <w:rPr>
            <w:rFonts w:ascii="Times New Roman" w:hAnsi="Times New Roman" w:cs="Times New Roman"/>
            <w:sz w:val="24"/>
            <w:szCs w:val="24"/>
            <w:highlight w:val="yellow"/>
            <w:rPrChange w:id="16" w:author="Liu, Luyu" w:date="2020-09-17T14:00:00Z">
              <w:rPr>
                <w:rFonts w:ascii="Times New Roman" w:hAnsi="Times New Roman" w:cs="Times New Roman"/>
                <w:sz w:val="24"/>
                <w:szCs w:val="24"/>
              </w:rPr>
            </w:rPrChange>
          </w:rPr>
          <w:t xml:space="preserve"> is</w:t>
        </w:r>
      </w:ins>
      <w:r>
        <w:rPr>
          <w:rFonts w:ascii="Times New Roman" w:hAnsi="Times New Roman" w:cs="Times New Roman"/>
          <w:sz w:val="24"/>
          <w:szCs w:val="24"/>
        </w:rPr>
        <w:t xml:space="preserve">: the longer walking time to the stop, the bus has a greater chance to reclaim delay; because PT trips are synchronized to RTI, they are more sensitive to reclaimed/discontinuity delays. Therefore, PT users have a greater chance to desynchronize with longer walking time. This is also consistent with prior studies about prediction horizon’s impact on the waiting time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Practice","id":"ITEM-1","issued":{"date-parts":[["2016"]]},"page":"35-55","title":"Evaluating the added-value of online bus arrival prediction schemes","type":"article-journal","volume":"86"},"uris":["http://www.mendeley.com/documents/?uuid=f14f39b0-b077-4603-a998-605a54a0005b"]}],"mendeley":{"formattedCitation":"(Cats and Loutos 2016a)","plainTextFormattedCitation":"(Cats and Loutos 2016a)","previouslyFormattedCitation":"(Cats and Loutos 2016a)"},"properties":{"noteIndex":0},"schema":"https://github.com/citation-style-language/schema/raw/master/csl-citation.json"}</w:instrText>
      </w:r>
      <w:r>
        <w:rPr>
          <w:rFonts w:ascii="Times New Roman" w:hAnsi="Times New Roman" w:cs="Times New Roman"/>
          <w:sz w:val="24"/>
          <w:szCs w:val="24"/>
        </w:rPr>
        <w:fldChar w:fldCharType="separate"/>
      </w:r>
      <w:r w:rsidRPr="00CA3E89">
        <w:rPr>
          <w:rFonts w:ascii="Times New Roman" w:hAnsi="Times New Roman" w:cs="Times New Roman"/>
          <w:noProof/>
          <w:sz w:val="24"/>
          <w:szCs w:val="24"/>
        </w:rPr>
        <w:t>(Cats and Loutos 2016a)</w:t>
      </w:r>
      <w:r>
        <w:rPr>
          <w:rFonts w:ascii="Times New Roman" w:hAnsi="Times New Roman" w:cs="Times New Roman"/>
          <w:sz w:val="24"/>
          <w:szCs w:val="24"/>
        </w:rPr>
        <w:fldChar w:fldCharType="end"/>
      </w:r>
      <w:r>
        <w:rPr>
          <w:rFonts w:ascii="Times New Roman" w:hAnsi="Times New Roman" w:cs="Times New Roman"/>
          <w:sz w:val="24"/>
          <w:szCs w:val="24"/>
        </w:rPr>
        <w:t>.</w:t>
      </w:r>
    </w:p>
    <w:p w14:paraId="20122416" w14:textId="7F61D16C"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for the greedy strategy (GT), longer walking time lowers average waiting time since the risk of missing a bus decreases with distance from a stop, which can also be observed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_Ref16256046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D62C33" w:rsidRPr="00D62C33">
        <w:rPr>
          <w:rFonts w:ascii="Times New Roman" w:hAnsi="Times New Roman" w:cs="Times New Roman"/>
          <w:sz w:val="24"/>
          <w:szCs w:val="24"/>
        </w:rPr>
        <w:t>Figure 8</w:t>
      </w:r>
      <w:r>
        <w:rPr>
          <w:rFonts w:ascii="Times New Roman" w:hAnsi="Times New Roman" w:cs="Times New Roman"/>
          <w:sz w:val="24"/>
          <w:szCs w:val="24"/>
        </w:rPr>
        <w:fldChar w:fldCharType="end"/>
      </w:r>
      <w:r>
        <w:rPr>
          <w:rFonts w:ascii="Times New Roman" w:hAnsi="Times New Roman" w:cs="Times New Roman"/>
          <w:sz w:val="24"/>
          <w:szCs w:val="24"/>
        </w:rPr>
        <w:t xml:space="preserve">. Similar to PT’s scenario, with longer walking time to the stop, the bus also has a greater chance to gain more delay; because GT trips are highly desynchronized due to a small reclaimed/discontinuity delay, the gained delay can offset the reclaimed/discontinuity delay, which plays a similar role as the insurance buffer. Therefore, GT users have a greater chance to resynchronize with longer walking time. </w:t>
      </w:r>
    </w:p>
    <w:p w14:paraId="72FF13C4" w14:textId="77777777" w:rsidR="007C3450" w:rsidRPr="00A56F2C"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In conclusion, with longer walking distance/time, the chance of reclaiming and gaining delay will simultaneously increase while the chance of maintaining delay of the same value will decrease. PT and GT are the two polar of RTI-based trip planning strategies and their performance will converge with longer walking time: highly synchronized PT is sensitive to reclaimed delay and its performance will become worse; while highly desynchronized GT is sensitive to gaining more delay and its performance will become better.</w:t>
      </w:r>
    </w:p>
    <w:p w14:paraId="3EA633C0" w14:textId="77777777" w:rsidR="007C3450" w:rsidRPr="00362A26" w:rsidRDefault="007C3450" w:rsidP="007C3450">
      <w:pPr>
        <w:spacing w:line="256" w:lineRule="auto"/>
        <w:rPr>
          <w:rFonts w:ascii="Times New Roman" w:hAnsi="Times New Roman" w:cs="Times New Roman"/>
          <w:sz w:val="24"/>
          <w:szCs w:val="24"/>
        </w:rPr>
      </w:pPr>
    </w:p>
    <w:p w14:paraId="091C15CF" w14:textId="77777777" w:rsidR="007C3450" w:rsidRDefault="007C3450" w:rsidP="007C3450">
      <w:pPr>
        <w:spacing w:line="256" w:lineRule="auto"/>
      </w:pPr>
      <w:r>
        <w:rPr>
          <w:rFonts w:ascii="Times New Roman" w:hAnsi="Times New Roman" w:cs="Times New Roman"/>
          <w:noProof/>
          <w:sz w:val="24"/>
          <w:szCs w:val="24"/>
        </w:rPr>
        <w:lastRenderedPageBreak/>
        <w:drawing>
          <wp:inline distT="0" distB="0" distL="0" distR="0" wp14:anchorId="4D0894FC" wp14:editId="5D486249">
            <wp:extent cx="5955665" cy="4627880"/>
            <wp:effectExtent l="0" t="0" r="6985" b="1270"/>
            <wp:docPr id="4" name="Picture 4" descr="C:\Users\liu.6544\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6544\AppData\Local\Microsoft\Windows\INetCache\Content.Word\figure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5665" cy="4627880"/>
                    </a:xfrm>
                    <a:prstGeom prst="rect">
                      <a:avLst/>
                    </a:prstGeom>
                    <a:noFill/>
                    <a:ln>
                      <a:noFill/>
                    </a:ln>
                  </pic:spPr>
                </pic:pic>
              </a:graphicData>
            </a:graphic>
          </wp:inline>
        </w:drawing>
      </w:r>
    </w:p>
    <w:p w14:paraId="157D5D80" w14:textId="77777777" w:rsidR="007C3450" w:rsidRPr="00663896" w:rsidRDefault="007C3450" w:rsidP="007C3450">
      <w:pPr>
        <w:spacing w:line="256" w:lineRule="auto"/>
        <w:jc w:val="center"/>
        <w:rPr>
          <w:rFonts w:ascii="Times New Roman" w:hAnsi="Times New Roman" w:cs="Times New Roman"/>
          <w:sz w:val="24"/>
          <w:szCs w:val="24"/>
        </w:rPr>
      </w:pPr>
      <w:bookmarkStart w:id="17" w:name="_Ref16256335"/>
      <w:bookmarkStart w:id="18" w:name="_Ref25663231"/>
      <w:r w:rsidRPr="00663896">
        <w:rPr>
          <w:rFonts w:ascii="Times New Roman" w:hAnsi="Times New Roman" w:cs="Times New Roman"/>
          <w:sz w:val="24"/>
          <w:szCs w:val="24"/>
        </w:rPr>
        <w:t xml:space="preserve">Figure </w:t>
      </w:r>
      <w:r w:rsidRPr="00663896">
        <w:rPr>
          <w:rFonts w:ascii="Times New Roman" w:hAnsi="Times New Roman" w:cs="Times New Roman"/>
          <w:sz w:val="24"/>
          <w:szCs w:val="24"/>
        </w:rPr>
        <w:fldChar w:fldCharType="begin"/>
      </w:r>
      <w:r w:rsidRPr="00663896">
        <w:rPr>
          <w:rFonts w:ascii="Times New Roman" w:hAnsi="Times New Roman" w:cs="Times New Roman"/>
          <w:sz w:val="24"/>
          <w:szCs w:val="24"/>
        </w:rPr>
        <w:instrText xml:space="preserve"> SEQ Figure \* ARABIC </w:instrText>
      </w:r>
      <w:r w:rsidRPr="00663896">
        <w:rPr>
          <w:rFonts w:ascii="Times New Roman" w:hAnsi="Times New Roman" w:cs="Times New Roman"/>
          <w:sz w:val="24"/>
          <w:szCs w:val="24"/>
        </w:rPr>
        <w:fldChar w:fldCharType="separate"/>
      </w:r>
      <w:r>
        <w:rPr>
          <w:rFonts w:ascii="Times New Roman" w:hAnsi="Times New Roman" w:cs="Times New Roman"/>
          <w:noProof/>
          <w:sz w:val="24"/>
          <w:szCs w:val="24"/>
        </w:rPr>
        <w:t>6</w:t>
      </w:r>
      <w:r w:rsidRPr="00663896">
        <w:rPr>
          <w:rFonts w:ascii="Times New Roman" w:hAnsi="Times New Roman" w:cs="Times New Roman"/>
          <w:sz w:val="24"/>
          <w:szCs w:val="24"/>
        </w:rPr>
        <w:fldChar w:fldCharType="end"/>
      </w:r>
      <w:bookmarkEnd w:id="17"/>
      <w:r>
        <w:rPr>
          <w:rFonts w:ascii="Times New Roman" w:hAnsi="Times New Roman" w:cs="Times New Roman"/>
          <w:sz w:val="24"/>
          <w:szCs w:val="24"/>
        </w:rPr>
        <w:t>: PT, GT, AT, and ST</w:t>
      </w:r>
      <w:r w:rsidRPr="00663896">
        <w:rPr>
          <w:rFonts w:ascii="Times New Roman" w:hAnsi="Times New Roman" w:cs="Times New Roman"/>
          <w:sz w:val="24"/>
          <w:szCs w:val="24"/>
        </w:rPr>
        <w:t xml:space="preserve">’s </w:t>
      </w:r>
      <w:r>
        <w:rPr>
          <w:rFonts w:ascii="Times New Roman" w:hAnsi="Times New Roman" w:cs="Times New Roman"/>
          <w:sz w:val="24"/>
          <w:szCs w:val="24"/>
        </w:rPr>
        <w:t>waiting time and risk of missing bus</w:t>
      </w:r>
      <w:r w:rsidRPr="00663896">
        <w:rPr>
          <w:rFonts w:ascii="Times New Roman" w:hAnsi="Times New Roman" w:cs="Times New Roman"/>
          <w:sz w:val="24"/>
          <w:szCs w:val="24"/>
        </w:rPr>
        <w:t>'s relationship with the walking time</w:t>
      </w:r>
      <w:r>
        <w:rPr>
          <w:rFonts w:ascii="Times New Roman" w:hAnsi="Times New Roman" w:cs="Times New Roman"/>
          <w:sz w:val="24"/>
          <w:szCs w:val="24"/>
        </w:rPr>
        <w:t>.</w:t>
      </w:r>
      <w:bookmarkEnd w:id="18"/>
    </w:p>
    <w:p w14:paraId="018EC722" w14:textId="77777777" w:rsidR="007C3450" w:rsidRDefault="007C3450" w:rsidP="007C3450">
      <w:pPr>
        <w:pStyle w:val="IndentTimesNewRoman"/>
        <w:ind w:firstLine="0"/>
        <w:rPr>
          <w:b/>
        </w:rPr>
      </w:pPr>
    </w:p>
    <w:p w14:paraId="5D7A1E52" w14:textId="77777777" w:rsidR="007C3450" w:rsidRDefault="007C3450" w:rsidP="007C3450">
      <w:pPr>
        <w:pStyle w:val="TimesNewRoman"/>
        <w:numPr>
          <w:ilvl w:val="2"/>
          <w:numId w:val="5"/>
        </w:numPr>
        <w:jc w:val="both"/>
      </w:pPr>
      <w:r w:rsidRPr="00351FFE">
        <w:rPr>
          <w:bCs/>
        </w:rPr>
        <w:t>Spatial patterns</w:t>
      </w:r>
    </w:p>
    <w:p w14:paraId="30EA07C2" w14:textId="471C0260" w:rsidR="007C3450" w:rsidRDefault="007C3450" w:rsidP="007C3450">
      <w:pPr>
        <w:pStyle w:val="IndentTimesNewRoman"/>
        <w:ind w:firstLine="0"/>
        <w:jc w:val="both"/>
      </w:pPr>
      <w:r>
        <w:t xml:space="preserve">As noted above, due to the heterogeneity of on-time performance over a bus route, the location of the bus stop within the route also influences the performance of a trip planning strategy. To illustrate this, we map the average wait time and risk of missing a bus for home locations within 0 – 9 minutes (0 – 756 meters) distance buffer of COTA bus route #2 heading from southwest to northeast, assuming users travel to their closest bus stop.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shows the </w:t>
      </w:r>
      <w:r w:rsidRPr="00A35723">
        <w:t xml:space="preserve">spatial pattern </w:t>
      </w:r>
      <w:r>
        <w:t xml:space="preserve">of the average waiting time and risk of missing a bus for GT. It confirms the waiting times are sensitive to the change in the headways indicated by red ovals: longer headways are correlated with longer waiting times but not risk of missing bus. </w:t>
      </w:r>
      <w:r>
        <w:fldChar w:fldCharType="begin"/>
      </w:r>
      <w:r>
        <w:instrText xml:space="preserve"> REF _Ref16256046 \h  \* MERGEFORMAT </w:instrText>
      </w:r>
      <w:r>
        <w:fldChar w:fldCharType="separate"/>
      </w:r>
      <w:r w:rsidR="00D62C33">
        <w:t xml:space="preserve">Figure </w:t>
      </w:r>
      <w:r w:rsidR="00D62C33">
        <w:rPr>
          <w:noProof/>
        </w:rPr>
        <w:t>8</w:t>
      </w:r>
      <w:r>
        <w:fldChar w:fldCharType="end"/>
      </w:r>
      <w:r>
        <w:t xml:space="preserve"> shows the average waiting time and risk across space for the prudent tactic optimal</w:t>
      </w:r>
      <w:r w:rsidRPr="00745341">
        <w:t>.</w:t>
      </w:r>
      <w:r>
        <w:t xml:space="preserve"> </w:t>
      </w:r>
      <w:r w:rsidRPr="005238B9">
        <w:rPr>
          <w:rStyle w:val="TimesNewRomanChar"/>
        </w:rPr>
        <w:t xml:space="preserve">Noticeably, there are two significant clusters </w:t>
      </w:r>
      <w:r>
        <w:rPr>
          <w:rStyle w:val="TimesNewRomanChar"/>
        </w:rPr>
        <w:t xml:space="preserve">of high waiting time/high risk </w:t>
      </w:r>
      <w:r w:rsidRPr="005238B9">
        <w:rPr>
          <w:rStyle w:val="TimesNewRomanChar"/>
        </w:rPr>
        <w:t>near the originating stop</w:t>
      </w:r>
      <w:r>
        <w:rPr>
          <w:rStyle w:val="TimesNewRomanChar"/>
        </w:rPr>
        <w:t>s</w:t>
      </w:r>
      <w:r w:rsidRPr="005238B9">
        <w:rPr>
          <w:rStyle w:val="TimesNewRomanChar"/>
        </w:rPr>
        <w:t xml:space="preserve"> </w:t>
      </w:r>
      <w:r>
        <w:rPr>
          <w:rStyle w:val="TimesNewRomanChar"/>
        </w:rPr>
        <w:t>for standard headway service (indicated by a blue oval) and frequent headway service (indicated by the red oval). These clusters occur b</w:t>
      </w:r>
      <w:r>
        <w:t xml:space="preserve">ecause real-time information will not be available for these stops until the bus leaves the originating stop. By the </w:t>
      </w:r>
      <w:r>
        <w:lastRenderedPageBreak/>
        <w:t>time the real-time information is updated, the user has likely missed the bus. Consequently, PT insurance buffer will not help improve the missed risk of such trips since its effectiveness depends on accessible RTI. Meanwhile, users who live far from the stop will have higher risk of missing a bus and will consequently suffer from even more waiting time. In these areas, transit users are</w:t>
      </w:r>
      <w:r w:rsidRPr="00EF5E45">
        <w:t xml:space="preserve"> </w:t>
      </w:r>
      <w:r>
        <w:t>vulnerable and may be structurally unable to utilize real-time information.</w:t>
      </w:r>
    </w:p>
    <w:p w14:paraId="1D3865DC" w14:textId="77777777" w:rsidR="007C3450" w:rsidRDefault="007C3450" w:rsidP="007C3450">
      <w:pPr>
        <w:pStyle w:val="IndentTimesNewRoman"/>
        <w:ind w:firstLine="0"/>
        <w:jc w:val="both"/>
      </w:pPr>
      <w:r>
        <w:rPr>
          <w:noProof/>
        </w:rPr>
        <w:drawing>
          <wp:inline distT="0" distB="0" distL="0" distR="0" wp14:anchorId="3CEF6316" wp14:editId="46B9114B">
            <wp:extent cx="5939790" cy="2329815"/>
            <wp:effectExtent l="0" t="0" r="3810" b="0"/>
            <wp:docPr id="3" name="Picture 3" descr="C:\Users\liu.6544\AppData\Local\Microsoft\Windows\INetCache\Content.Wor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6544\AppData\Local\Microsoft\Windows\INetCache\Content.Word\figure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329815"/>
                    </a:xfrm>
                    <a:prstGeom prst="rect">
                      <a:avLst/>
                    </a:prstGeom>
                    <a:noFill/>
                    <a:ln>
                      <a:noFill/>
                    </a:ln>
                  </pic:spPr>
                </pic:pic>
              </a:graphicData>
            </a:graphic>
          </wp:inline>
        </w:drawing>
      </w:r>
    </w:p>
    <w:p w14:paraId="17A86E3C" w14:textId="77777777" w:rsidR="007C3450" w:rsidRDefault="007C3450" w:rsidP="007C3450">
      <w:pPr>
        <w:pStyle w:val="TimesNewRoman"/>
        <w:jc w:val="center"/>
      </w:pPr>
      <w:bookmarkStart w:id="19" w:name="_Ref43410446"/>
      <w:r>
        <w:t xml:space="preserve">Figure </w:t>
      </w:r>
      <w:r w:rsidR="003A174B">
        <w:fldChar w:fldCharType="begin"/>
      </w:r>
      <w:r w:rsidR="003A174B">
        <w:instrText xml:space="preserve"> SEQ Figure \* ARABIC </w:instrText>
      </w:r>
      <w:r w:rsidR="003A174B">
        <w:fldChar w:fldCharType="separate"/>
      </w:r>
      <w:r>
        <w:rPr>
          <w:noProof/>
        </w:rPr>
        <w:t>7</w:t>
      </w:r>
      <w:r w:rsidR="003A174B">
        <w:rPr>
          <w:noProof/>
        </w:rPr>
        <w:fldChar w:fldCharType="end"/>
      </w:r>
      <w:bookmarkEnd w:id="19"/>
      <w:r>
        <w:rPr>
          <w:noProof/>
        </w:rPr>
        <w:t>:</w:t>
      </w:r>
      <w:r>
        <w:t xml:space="preserve"> Spatial pattern of average wait time (left side) and missed bus risk (right side) within a walking distance buffer for the GT strategy (black stroke: timepoints).</w:t>
      </w:r>
    </w:p>
    <w:p w14:paraId="3399A7F3" w14:textId="77777777" w:rsidR="007C3450" w:rsidRDefault="007C3450" w:rsidP="007C3450">
      <w:pPr>
        <w:keepNext/>
        <w:spacing w:line="256" w:lineRule="auto"/>
        <w:jc w:val="center"/>
      </w:pPr>
      <w:r>
        <w:rPr>
          <w:noProof/>
        </w:rPr>
        <w:drawing>
          <wp:inline distT="0" distB="0" distL="0" distR="0" wp14:anchorId="44D93CF8" wp14:editId="5D04BDF3">
            <wp:extent cx="5931535" cy="2329815"/>
            <wp:effectExtent l="0" t="0" r="0" b="0"/>
            <wp:docPr id="2" name="Picture 2" descr="C:\Users\liu.6544\AppData\Local\Microsoft\Windows\INetCache\Content.Word\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6544\AppData\Local\Microsoft\Windows\INetCache\Content.Word\figure_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329815"/>
                    </a:xfrm>
                    <a:prstGeom prst="rect">
                      <a:avLst/>
                    </a:prstGeom>
                    <a:noFill/>
                    <a:ln>
                      <a:noFill/>
                    </a:ln>
                  </pic:spPr>
                </pic:pic>
              </a:graphicData>
            </a:graphic>
          </wp:inline>
        </w:drawing>
      </w:r>
    </w:p>
    <w:p w14:paraId="28CCD8F0" w14:textId="07FDBEA7" w:rsidR="007C3450" w:rsidRDefault="007C3450" w:rsidP="007C3450">
      <w:pPr>
        <w:pStyle w:val="TimesNewRoman"/>
        <w:jc w:val="center"/>
      </w:pPr>
      <w:bookmarkStart w:id="20" w:name="_Ref16256046"/>
      <w:r>
        <w:t xml:space="preserve">Figure </w:t>
      </w:r>
      <w:r w:rsidR="003A174B">
        <w:fldChar w:fldCharType="begin"/>
      </w:r>
      <w:r w:rsidR="003A174B">
        <w:instrText xml:space="preserve"> SEQ Figure \* ARABIC </w:instrText>
      </w:r>
      <w:r w:rsidR="003A174B">
        <w:fldChar w:fldCharType="separate"/>
      </w:r>
      <w:r>
        <w:rPr>
          <w:noProof/>
        </w:rPr>
        <w:t>8</w:t>
      </w:r>
      <w:r w:rsidR="003A174B">
        <w:rPr>
          <w:noProof/>
        </w:rPr>
        <w:fldChar w:fldCharType="end"/>
      </w:r>
      <w:bookmarkEnd w:id="20"/>
      <w:r>
        <w:rPr>
          <w:noProof/>
        </w:rPr>
        <w:t>:</w:t>
      </w:r>
      <w:r>
        <w:t xml:space="preserve"> Spatial pattern of average wait time (left side) and risk </w:t>
      </w:r>
      <w:r w:rsidR="00253EA3">
        <w:t xml:space="preserve">of missing bus </w:t>
      </w:r>
      <w:r>
        <w:t>(right side) within a walking distance buffer for the PT strategy.</w:t>
      </w:r>
    </w:p>
    <w:p w14:paraId="55AB49DA" w14:textId="5D1247A6" w:rsidR="007C3450" w:rsidRDefault="007C3450" w:rsidP="007C3450">
      <w:pPr>
        <w:pStyle w:val="IndentTimesNewRoman"/>
        <w:jc w:val="both"/>
      </w:pPr>
      <w:r>
        <w:t xml:space="preserve">We can also observe interesting spatial patterns at </w:t>
      </w:r>
      <w:r w:rsidRPr="00D253A2">
        <w:rPr>
          <w:i/>
          <w:iCs/>
        </w:rPr>
        <w:t>timepoints</w:t>
      </w:r>
      <w:r>
        <w:t xml:space="preserve"> in </w:t>
      </w:r>
      <w:r>
        <w:fldChar w:fldCharType="begin"/>
      </w:r>
      <w:r>
        <w:instrText xml:space="preserve"> REF _Ref43410446 \h </w:instrText>
      </w:r>
      <w:r>
        <w:fldChar w:fldCharType="separate"/>
      </w:r>
      <w:r w:rsidR="00D62C33">
        <w:t xml:space="preserve">Figure </w:t>
      </w:r>
      <w:r w:rsidR="00D62C33">
        <w:rPr>
          <w:noProof/>
        </w:rPr>
        <w:t>7</w:t>
      </w:r>
      <w:r>
        <w:fldChar w:fldCharType="end"/>
      </w:r>
      <w:r>
        <w:t xml:space="preserve"> and </w:t>
      </w:r>
      <w:r>
        <w:fldChar w:fldCharType="begin"/>
      </w:r>
      <w:r>
        <w:instrText xml:space="preserve"> REF _Ref16256046 \h </w:instrText>
      </w:r>
      <w:r>
        <w:fldChar w:fldCharType="separate"/>
      </w:r>
      <w:r w:rsidR="00D62C33">
        <w:t xml:space="preserve">Figure </w:t>
      </w:r>
      <w:r w:rsidR="00D62C33">
        <w:rPr>
          <w:noProof/>
        </w:rPr>
        <w:t>8</w:t>
      </w:r>
      <w:r>
        <w:fldChar w:fldCharType="end"/>
      </w:r>
      <w:r>
        <w:t>, defined as stops where buses try to strictly observe the scheduled timetable. For GT, the waiting times at timepoints are significantly larger than nearby non-timepoint stops. Due to strict timetable policy, bus drivers may tend to reclaim more delay before these stops, making greedy tactic users’ risk of missing bus larger. However, the waiting time for prudent tactic optimal at timepoints are significantly smaller than nearby non-timepoint stops, showing the effectiveness of the optimal insurance buffers.</w:t>
      </w:r>
    </w:p>
    <w:p w14:paraId="273D01CB" w14:textId="77777777" w:rsidR="007C3450" w:rsidRPr="00A35723" w:rsidRDefault="007C3450" w:rsidP="007C3450">
      <w:pPr>
        <w:pStyle w:val="IndentTimesNewRoman"/>
        <w:jc w:val="both"/>
      </w:pPr>
      <w:r>
        <w:lastRenderedPageBreak/>
        <w:t xml:space="preserve">To test the generality of these spatial patterns, we performed a similar analysis of the PT for five other bus routes in the system (specifically, COTA routes </w:t>
      </w:r>
      <w:r w:rsidRPr="00A35723">
        <w:t>1, 5, 7, 8, and 10</w:t>
      </w:r>
      <w:r>
        <w:t>)</w:t>
      </w:r>
      <w:r w:rsidRPr="00A35723">
        <w:t xml:space="preserve">. </w:t>
      </w:r>
      <w:r>
        <w:t>T</w:t>
      </w:r>
      <w:r w:rsidRPr="00A35723">
        <w:t xml:space="preserve">hese </w:t>
      </w:r>
      <w:r>
        <w:t xml:space="preserve">are popular routes that </w:t>
      </w:r>
      <w:r w:rsidRPr="00A35723">
        <w:t>have different directions, different spatial and temporal coverage</w:t>
      </w:r>
      <w:r>
        <w:t>s within the service area</w:t>
      </w:r>
      <w:r w:rsidRPr="00A35723">
        <w:t>. We select the time period from a typical week from 7/15/2018 – 7/21/2018, when there was no major event like football games and extreme weather.</w:t>
      </w:r>
      <w:r>
        <w:t xml:space="preserve"> </w:t>
      </w:r>
      <w:r w:rsidRPr="00A35723">
        <w:t xml:space="preserve">We </w:t>
      </w:r>
      <w:r>
        <w:t xml:space="preserve">observe </w:t>
      </w:r>
      <w:r w:rsidRPr="00A35723">
        <w:t xml:space="preserve">the spatial distribution of the waiting time is highly similar </w:t>
      </w:r>
      <w:r>
        <w:t xml:space="preserve">to the results for route 2: </w:t>
      </w:r>
      <w:r w:rsidRPr="00A35723">
        <w:t xml:space="preserve">the standard service sections have higher waiting time while the sections with frequent services have lower waiting time. </w:t>
      </w:r>
      <w:r>
        <w:t xml:space="preserve">These routes also </w:t>
      </w:r>
      <w:r w:rsidRPr="00A35723">
        <w:t xml:space="preserve">have same </w:t>
      </w:r>
      <w:r>
        <w:t xml:space="preserve">concentric circle pattern based on </w:t>
      </w:r>
      <w:r w:rsidRPr="00A35723">
        <w:t xml:space="preserve">walking time </w:t>
      </w:r>
      <w:r>
        <w:t xml:space="preserve">to stops. </w:t>
      </w:r>
    </w:p>
    <w:p w14:paraId="6A7A9B2A" w14:textId="77777777" w:rsidR="007C3450" w:rsidRPr="00B942D8" w:rsidRDefault="007C3450" w:rsidP="007C3450">
      <w:pPr>
        <w:pStyle w:val="IndentTimesNewRoman"/>
        <w:jc w:val="both"/>
      </w:pPr>
    </w:p>
    <w:p w14:paraId="7C9F92F7" w14:textId="77777777" w:rsidR="007C3450" w:rsidRDefault="007C3450" w:rsidP="007C3450">
      <w:pPr>
        <w:pStyle w:val="TimesNewRoman"/>
        <w:numPr>
          <w:ilvl w:val="2"/>
          <w:numId w:val="5"/>
        </w:numPr>
        <w:jc w:val="both"/>
      </w:pPr>
      <w:r w:rsidRPr="00351FFE">
        <w:rPr>
          <w:bCs/>
        </w:rPr>
        <w:t>Spatial differences between ST and PT</w:t>
      </w:r>
      <w:r>
        <w:t xml:space="preserve"> </w:t>
      </w:r>
    </w:p>
    <w:p w14:paraId="10D5FF7A" w14:textId="3937F8DD" w:rsidR="007C3450" w:rsidRDefault="007C3450" w:rsidP="007C3450">
      <w:pPr>
        <w:pStyle w:val="TimesNewRoman"/>
        <w:jc w:val="both"/>
      </w:pPr>
      <w:r>
        <w:t>We now compare</w:t>
      </w:r>
      <w:r w:rsidRPr="0016636C">
        <w:t xml:space="preserve"> </w:t>
      </w:r>
      <w:r>
        <w:t xml:space="preserve">the </w:t>
      </w:r>
      <w:r w:rsidRPr="0016636C">
        <w:t>performance of b</w:t>
      </w:r>
      <w:r>
        <w:t xml:space="preserve">est RTI strategy (PT) and </w:t>
      </w:r>
      <w:r w:rsidRPr="0016636C">
        <w:t xml:space="preserve">best non-RTI </w:t>
      </w:r>
      <w:r>
        <w:t xml:space="preserve">strategy </w:t>
      </w:r>
      <w:r w:rsidRPr="0016636C">
        <w:t xml:space="preserve">(ST) </w:t>
      </w:r>
      <w:r>
        <w:t xml:space="preserve">with respect to space, which is a common benchmark adopted by prior research </w:t>
      </w:r>
      <w:r>
        <w:fldChar w:fldCharType="begin" w:fldLock="1"/>
      </w:r>
      <w:r>
        <w:instrText>ADDIN CSL_CITATION {"citationItems":[{"id":"ITEM-1","itemData":{"ISSN":"1547-2450","author":[{"dropping-particle":"","family":"Cats","given":"Oded","non-dropping-particle":"","parse-names":false,"suffix":""},{"dropping-particle":"","family":"Loutos","given":"Gerasimos","non-dropping-particle":"","parse-names":false,"suffix":""}],"container-title":"Journal of Intelligent Transportation Systems","id":"ITEM-1","issue":"2","issued":{"date-parts":[["2016"]]},"page":"138-151","publisher":"Taylor &amp; Francis","title":"Real-time bus arrival information system: an empirical evaluation","type":"article-journal","volume":"20"},"uris":["http://www.mendeley.com/documents/?uuid=7aaf7662-bad1-44c0-b1d4-43033cefe464"]},{"id":"ITEM-2","itemData":{"DOI":"https://doi.org/10.1016/j.tra.2016.02.004","ISSN":"0965-8564","abstract":"Online predictions of bus arrival times have the potential to reduce the uncertainty associated with bus operations. By better anticipating future conditions, online predictions can reduce perceived and actual passenger travel times as well as facilitate more proactive decision making by service providers. Even though considerable research efforts were devoted to the development of computationally expensive bus arrival prediction schemes, real-world real-time information (RTI) systems are typically based on very simple prediction rules. This paper narrows down the gap between the state-of-the-art and the state-of-the-practice in generating RTI for public transport systems by evaluating the added-value of schemes that integrate instantaneous data and dwell time predictions. The evaluation considers static information and a commonly deployed scheme as a benchmark. The RTI generation algorithms were applied and analyzed for a trunk bus network in Stockholm, Sweden. The schemes are assessed and compared based on their accuracy, reliability, robustness and potential waiting time savings. The impact of RTI on passengers waiting times are compared with those attained by service frequency and regularity improvements. A method which incorporates information on downstream travel conditions outperforms the commonly deployed scheme, leading to a 25% reduction in the mean absolute error. Furthermore, the incorporation of instantaneous travel times improves the prediction accuracy and reliability, and contributes to more robust predictions. The potential waiting time gains associated with the prediction scheme are equivalent to the gains expected when introducing a 60% increase in service frequency, and are not attainable by service regularity improvements.","author":[{"dropping-particle":"","family":"Cats","given":"Oded","non-dropping-particle":"","parse-names":false,"suffix":""},{"dropping-particle":"","family":"Loutos","given":"Gerasimos","non-dropping-particle":"","parse-names":false,"suffix":""}],"container-title":"Transportation Research Part A: Policy and Practice","id":"ITEM-2","issued":{"date-parts":[["2016"]]},"page":"35-55","title":"Evaluating the added-value of online bus arrival prediction schemes","type":"article-journal","volume":"86"},"uris":["http://www.mendeley.com/documents/?uuid=f14f39b0-b077-4603-a998-605a54a0005b"]}],"mendeley":{"formattedCitation":"(Cats and Loutos 2016b, 2016a)","plainTextFormattedCitation":"(Cats and Loutos 2016b, 2016a)","previouslyFormattedCitation":"(Cats and Loutos 2016b, 2016a)"},"properties":{"noteIndex":0},"schema":"https://github.com/citation-style-language/schema/raw/master/csl-citation.json"}</w:instrText>
      </w:r>
      <w:r>
        <w:fldChar w:fldCharType="separate"/>
      </w:r>
      <w:r w:rsidRPr="00497A00">
        <w:rPr>
          <w:noProof/>
        </w:rPr>
        <w:t>(Cats and Loutos 2016b, 2016a)</w:t>
      </w:r>
      <w:r>
        <w:fldChar w:fldCharType="end"/>
      </w:r>
      <w:r>
        <w:t xml:space="preserve">. </w:t>
      </w:r>
      <w:r>
        <w:fldChar w:fldCharType="begin"/>
      </w:r>
      <w:r>
        <w:instrText xml:space="preserve"> REF _Ref16255992 \h  \* MERGEFORMAT </w:instrText>
      </w:r>
      <w:r>
        <w:fldChar w:fldCharType="separate"/>
      </w:r>
      <w:r w:rsidR="00D62C33">
        <w:t xml:space="preserve">Figure </w:t>
      </w:r>
      <w:r w:rsidR="00D62C33">
        <w:rPr>
          <w:noProof/>
        </w:rPr>
        <w:t>9</w:t>
      </w:r>
      <w:r>
        <w:fldChar w:fldCharType="end"/>
      </w:r>
      <w:r>
        <w:t xml:space="preserve"> shows the average wait</w:t>
      </w:r>
      <w:r w:rsidRPr="00745341">
        <w:t xml:space="preserve"> time difference </w:t>
      </w:r>
      <w:r>
        <w:t>between ST and PT within a walking distance buffer of the bus route</w:t>
      </w:r>
      <w:r w:rsidRPr="00745341">
        <w:t xml:space="preserve">. </w:t>
      </w:r>
      <w:r>
        <w:t>We observe the originating stops have exceptional high waiting time due to larger headway. We can also observe that PT does not outperform ST for more than half of all stops. In fact, for most stops, especially for those stops in the upstream near the originating stops, ST performance is much better than PT. This could be because of the relatively stable performance of prudent tactic optimal and the deterioration of the on-time performance in the downstream stops.</w:t>
      </w:r>
      <w:r w:rsidRPr="00E5090F">
        <w:t xml:space="preserve"> </w:t>
      </w:r>
      <w:r>
        <w:t>To</w:t>
      </w:r>
      <w:r w:rsidRPr="00092DA1">
        <w:t xml:space="preserve"> moreover </w:t>
      </w:r>
      <w:r>
        <w:rPr>
          <w:rFonts w:hint="eastAsia"/>
        </w:rPr>
        <w:t>demonst</w:t>
      </w:r>
      <w:r>
        <w:t>rate the</w:t>
      </w:r>
      <w:r w:rsidRPr="00092DA1">
        <w:t xml:space="preserve"> variation</w:t>
      </w:r>
      <w:r>
        <w:t>s, g</w:t>
      </w:r>
      <w:r w:rsidRPr="00092DA1">
        <w:t xml:space="preserve">eographically, we divide the stops into two groups at </w:t>
      </w:r>
      <w:r>
        <w:t xml:space="preserve">a </w:t>
      </w:r>
      <w:r w:rsidRPr="00092DA1">
        <w:t xml:space="preserve">stop </w:t>
      </w:r>
      <w:r>
        <w:t>(</w:t>
      </w:r>
      <w:r w:rsidRPr="00092DA1">
        <w:t>North High Street &amp; Euclid Avenue</w:t>
      </w:r>
      <w:r>
        <w:t>)</w:t>
      </w:r>
      <w:r w:rsidRPr="00092DA1">
        <w:t xml:space="preserve"> shown as a </w:t>
      </w:r>
      <w:r>
        <w:t>green</w:t>
      </w:r>
      <w:r w:rsidRPr="00092DA1">
        <w:t xml:space="preserve"> line in</w:t>
      </w:r>
      <w:r>
        <w:t xml:space="preserve"> </w:t>
      </w:r>
      <w:r w:rsidRPr="00092DA1">
        <w:fldChar w:fldCharType="begin"/>
      </w:r>
      <w:r w:rsidRPr="00316593">
        <w:instrText xml:space="preserve"> REF _Ref16255992 \h  \* MERGEFORMAT </w:instrText>
      </w:r>
      <w:r w:rsidRPr="00092DA1">
        <w:fldChar w:fldCharType="separate"/>
      </w:r>
      <w:r w:rsidR="00D62C33">
        <w:t>Figure 9</w:t>
      </w:r>
      <w:r w:rsidRPr="00092DA1">
        <w:fldChar w:fldCharType="end"/>
      </w:r>
      <w:r w:rsidRPr="00092DA1">
        <w:t>.</w:t>
      </w:r>
      <w:r>
        <w:t xml:space="preserve"> For u</w:t>
      </w:r>
      <w:r w:rsidRPr="00092DA1">
        <w:t>pstream stops</w:t>
      </w:r>
      <w:r>
        <w:t>, PT users waited 68 seconds more than ST users;</w:t>
      </w:r>
      <w:r w:rsidRPr="00092DA1">
        <w:t xml:space="preserve"> while </w:t>
      </w:r>
      <w:r>
        <w:t xml:space="preserve">for </w:t>
      </w:r>
      <w:r w:rsidRPr="00092DA1">
        <w:t>downstream stops</w:t>
      </w:r>
      <w:r>
        <w:t xml:space="preserve">, ST users waited 21 seconds more than PT users. </w:t>
      </w:r>
      <w:r w:rsidRPr="00092DA1">
        <w:t xml:space="preserve">The comparison shows the </w:t>
      </w:r>
      <w:r>
        <w:t>highly polarized geographic</w:t>
      </w:r>
      <w:r w:rsidRPr="00092DA1">
        <w:t xml:space="preserve"> </w:t>
      </w:r>
      <w:r>
        <w:t>pattern of relative performance between these two strategies.</w:t>
      </w:r>
    </w:p>
    <w:p w14:paraId="7CB6949A" w14:textId="77777777" w:rsidR="007C3450" w:rsidRDefault="007C3450" w:rsidP="007C3450">
      <w:pPr>
        <w:pStyle w:val="TimesNewRoman"/>
        <w:jc w:val="both"/>
      </w:pPr>
    </w:p>
    <w:p w14:paraId="036FDB60" w14:textId="77777777" w:rsidR="007C3450" w:rsidRDefault="007C3450" w:rsidP="007C3450">
      <w:pPr>
        <w:pStyle w:val="TimesNewRoman"/>
        <w:jc w:val="both"/>
      </w:pPr>
    </w:p>
    <w:p w14:paraId="753F9610" w14:textId="77777777" w:rsidR="007C3450" w:rsidRDefault="007C3450" w:rsidP="007C3450">
      <w:pPr>
        <w:pStyle w:val="TimesNewRoman"/>
        <w:jc w:val="both"/>
      </w:pPr>
    </w:p>
    <w:p w14:paraId="236CD9C0" w14:textId="77777777" w:rsidR="007C3450" w:rsidRDefault="007C3450" w:rsidP="007C3450">
      <w:pPr>
        <w:pStyle w:val="IndentTimesNewRoman"/>
        <w:keepNext/>
        <w:ind w:firstLine="0"/>
      </w:pPr>
      <w:r>
        <w:rPr>
          <w:noProof/>
        </w:rPr>
        <w:lastRenderedPageBreak/>
        <w:drawing>
          <wp:inline distT="0" distB="0" distL="0" distR="0" wp14:anchorId="19F7F489" wp14:editId="586CFCC4">
            <wp:extent cx="5939790" cy="4651375"/>
            <wp:effectExtent l="0" t="0" r="3810" b="0"/>
            <wp:docPr id="1" name="Picture 1" descr="C:\Users\liu.6544\AppData\Local\Microsoft\Windows\INetCache\Content.Word\figur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6544\AppData\Local\Microsoft\Windows\INetCache\Content.Word\figure_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651375"/>
                    </a:xfrm>
                    <a:prstGeom prst="rect">
                      <a:avLst/>
                    </a:prstGeom>
                    <a:noFill/>
                    <a:ln>
                      <a:noFill/>
                    </a:ln>
                  </pic:spPr>
                </pic:pic>
              </a:graphicData>
            </a:graphic>
          </wp:inline>
        </w:drawing>
      </w:r>
    </w:p>
    <w:p w14:paraId="21EA70FF" w14:textId="77777777" w:rsidR="007C3450" w:rsidRDefault="007C3450" w:rsidP="007C3450">
      <w:pPr>
        <w:pStyle w:val="TimesNewRoman"/>
        <w:jc w:val="center"/>
      </w:pPr>
      <w:bookmarkStart w:id="21" w:name="_Ref16255992"/>
      <w:r>
        <w:t xml:space="preserve">Figure </w:t>
      </w:r>
      <w:r w:rsidR="003A174B">
        <w:fldChar w:fldCharType="begin"/>
      </w:r>
      <w:r w:rsidR="003A174B">
        <w:instrText xml:space="preserve"> SEQ Figure \* ARABIC </w:instrText>
      </w:r>
      <w:r w:rsidR="003A174B">
        <w:fldChar w:fldCharType="separate"/>
      </w:r>
      <w:r>
        <w:rPr>
          <w:noProof/>
        </w:rPr>
        <w:t>9</w:t>
      </w:r>
      <w:r w:rsidR="003A174B">
        <w:rPr>
          <w:noProof/>
        </w:rPr>
        <w:fldChar w:fldCharType="end"/>
      </w:r>
      <w:bookmarkEnd w:id="21"/>
      <w:r>
        <w:rPr>
          <w:noProof/>
        </w:rPr>
        <w:t>:</w:t>
      </w:r>
      <w:r w:rsidRPr="00C90036">
        <w:t xml:space="preserve"> </w:t>
      </w:r>
      <w:r>
        <w:t xml:space="preserve">PT – ST waiting time difference </w:t>
      </w:r>
      <w:r w:rsidRPr="00DA0862">
        <w:t>for each stop and walking time in COTA bus route No.</w:t>
      </w:r>
      <w:r>
        <w:t xml:space="preserve"> 2 from Southeast to Northwest</w:t>
      </w:r>
      <w:r w:rsidRPr="00DA0862">
        <w:t>.</w:t>
      </w:r>
    </w:p>
    <w:p w14:paraId="39FD9CBC" w14:textId="77777777" w:rsidR="007C3450" w:rsidRDefault="007C3450" w:rsidP="007C3450">
      <w:pPr>
        <w:pStyle w:val="TimesNewRoman"/>
        <w:jc w:val="center"/>
      </w:pPr>
    </w:p>
    <w:p w14:paraId="5172B7AE" w14:textId="77777777" w:rsidR="007C3450" w:rsidRPr="00351FFE" w:rsidRDefault="007C3450" w:rsidP="007C3450">
      <w:pPr>
        <w:pStyle w:val="ListParagraph"/>
        <w:numPr>
          <w:ilvl w:val="0"/>
          <w:numId w:val="5"/>
        </w:numPr>
        <w:spacing w:line="256" w:lineRule="auto"/>
        <w:rPr>
          <w:rFonts w:ascii="Times New Roman" w:hAnsi="Times New Roman" w:cs="Times New Roman"/>
          <w:b/>
          <w:sz w:val="24"/>
          <w:szCs w:val="24"/>
          <w:u w:val="single"/>
        </w:rPr>
      </w:pPr>
      <w:r w:rsidRPr="00351FFE">
        <w:rPr>
          <w:rFonts w:ascii="Times New Roman" w:hAnsi="Times New Roman" w:cs="Times New Roman"/>
          <w:b/>
          <w:sz w:val="24"/>
          <w:szCs w:val="24"/>
          <w:u w:val="single"/>
        </w:rPr>
        <w:t>Conclusion</w:t>
      </w:r>
    </w:p>
    <w:p w14:paraId="38FD70D1" w14:textId="4B44B105" w:rsidR="007C3450" w:rsidRDefault="00D62C33" w:rsidP="007C3450">
      <w:pPr>
        <w:spacing w:line="256" w:lineRule="auto"/>
        <w:jc w:val="both"/>
        <w:rPr>
          <w:rFonts w:ascii="Times New Roman" w:hAnsi="Times New Roman" w:cs="Times New Roman"/>
          <w:sz w:val="24"/>
          <w:szCs w:val="24"/>
        </w:rPr>
      </w:pPr>
      <w:r>
        <w:rPr>
          <w:rFonts w:ascii="Times New Roman" w:hAnsi="Times New Roman" w:cs="Times New Roman"/>
          <w:sz w:val="24"/>
          <w:szCs w:val="24"/>
        </w:rPr>
        <w:t>Most p</w:t>
      </w:r>
      <w:r w:rsidR="007C3450">
        <w:rPr>
          <w:rFonts w:ascii="Times New Roman" w:hAnsi="Times New Roman" w:cs="Times New Roman"/>
          <w:sz w:val="24"/>
          <w:szCs w:val="24"/>
        </w:rPr>
        <w:t xml:space="preserve">revious research suggests that transit real-time information (RTI) can decrease transit users’ waiting time </w:t>
      </w:r>
      <w:r w:rsidR="007C3450">
        <w:rPr>
          <w:rFonts w:ascii="Times New Roman" w:hAnsi="Times New Roman" w:cs="Times New Roman"/>
          <w:sz w:val="24"/>
          <w:szCs w:val="24"/>
        </w:rPr>
        <w:fldChar w:fldCharType="begin" w:fldLock="1"/>
      </w:r>
      <w:r w:rsidR="007C3450">
        <w:rPr>
          <w:rFonts w:ascii="Times New Roman" w:hAnsi="Times New Roman" w:cs="Times New Roman"/>
          <w:sz w:val="24"/>
          <w:szCs w:val="24"/>
        </w:rPr>
        <w:instrText>ADDIN CSL_CITATION {"citationItems":[{"id":"ITEM-1","itemData":{"DOI":"10.1080/01441647.2018.1472147","ISSN":"14645327","abstract":"© 2018 Informa UK Limited, trading as Taylor  &amp;  Francis Group Recently, it has become common practice for transit operators to provide real-time information (RTI) to passengers about the location or predicted arrival times of transit vehicles. Accompanying this is a growing body of literature that aims to assess the impacts of RTI on transit passenger behaviour and perceptions. The main objective of this research is to compile a literature review of studies that assess the passenger benefits of RTI provision. The results suggest that the primary behavioural changes associated with providing RTI to passengers pertain to decreased wait times, reductions in overall travel time due to changes in path choice, and increased use of transit. RTI may also be associated with increased satisfaction with transit service and increases in the perception of personal security when riding transit. A second objective of this review was to identify areas for future research based on remaining gaps in the literature; two keys areas that were identified are assessing actual behavioural changes of path choice of transit riders and conducting cost–benefit analyses post implementation of RTI systems. The results of this study have immediate implications for public transit operators considering implementation or expansion of RTI systems and researchers seeking topics for future investigation.","author":[{"dropping-particle":"","family":"Brakewood","given":"Candace","non-dropping-particle":"","parse-names":false,"suffix":""},{"dropping-particle":"","family":"Watkins","given":"Kari","non-dropping-particle":"","parse-names":false,"suffix":""}],"container-title":"Transport Reviews","id":"ITEM-1","issue":"3","issued":{"date-parts":[["2019"]]},"page":"327-356","publisher":"Taylor &amp; Francis","title":"A literature review of the passenger benefits of real-time transit information","type":"article-journal","volume":"39"},"uris":["http://www.mendeley.com/documents/?uuid=fb528d9d-763d-43f0-b758-dfd7e3b8dcad"]}],"mendeley":{"formattedCitation":"(Brakewood and Watkins 2019)","plainTextFormattedCitation":"(Brakewood and Watkins 2019)","previouslyFormattedCitation":"(Brakewood and Watkins 2019)"},"properties":{"noteIndex":0},"schema":"https://github.com/citation-style-language/schema/raw/master/csl-citation.json"}</w:instrText>
      </w:r>
      <w:r w:rsidR="007C3450">
        <w:rPr>
          <w:rFonts w:ascii="Times New Roman" w:hAnsi="Times New Roman" w:cs="Times New Roman"/>
          <w:sz w:val="24"/>
          <w:szCs w:val="24"/>
        </w:rPr>
        <w:fldChar w:fldCharType="separate"/>
      </w:r>
      <w:r w:rsidR="007C3450" w:rsidRPr="00126F71">
        <w:rPr>
          <w:rFonts w:ascii="Times New Roman" w:hAnsi="Times New Roman" w:cs="Times New Roman"/>
          <w:noProof/>
          <w:sz w:val="24"/>
          <w:szCs w:val="24"/>
        </w:rPr>
        <w:t>(Brakewood and Watkins 2019)</w:t>
      </w:r>
      <w:r w:rsidR="007C3450">
        <w:rPr>
          <w:rFonts w:ascii="Times New Roman" w:hAnsi="Times New Roman" w:cs="Times New Roman"/>
          <w:sz w:val="24"/>
          <w:szCs w:val="24"/>
        </w:rPr>
        <w:fldChar w:fldCharType="end"/>
      </w:r>
      <w:r w:rsidR="007C3450">
        <w:rPr>
          <w:rFonts w:ascii="Times New Roman" w:hAnsi="Times New Roman" w:cs="Times New Roman"/>
          <w:sz w:val="24"/>
          <w:szCs w:val="24"/>
        </w:rPr>
        <w:t xml:space="preserve">. However, few studies systematically investigate the mechanisms behind this claim and the variations </w:t>
      </w:r>
      <w:r w:rsidR="007C3450" w:rsidRPr="003131C1">
        <w:rPr>
          <w:rFonts w:ascii="Times New Roman" w:hAnsi="Times New Roman" w:cs="Times New Roman"/>
          <w:sz w:val="24"/>
          <w:szCs w:val="24"/>
        </w:rPr>
        <w:t xml:space="preserve">across time and space </w:t>
      </w:r>
      <w:r w:rsidR="007C3450">
        <w:rPr>
          <w:rFonts w:ascii="Times New Roman" w:hAnsi="Times New Roman" w:cs="Times New Roman"/>
          <w:sz w:val="24"/>
          <w:szCs w:val="24"/>
        </w:rPr>
        <w:t xml:space="preserve">of RTI impact on waiting time and the risk of missing a bus. In this paper, we theorize and validate the concept of reclaimed delay and discontinuity delay during the synchronization process between users and buses. We introduce the concept of trip planning strategy and </w:t>
      </w:r>
      <w:del w:id="22" w:author="Liu, Luyu" w:date="2020-09-17T14:08:00Z">
        <w:r w:rsidR="007C3450" w:rsidDel="005D29E1">
          <w:rPr>
            <w:rFonts w:ascii="Times New Roman" w:hAnsi="Times New Roman" w:cs="Times New Roman"/>
            <w:sz w:val="24"/>
            <w:szCs w:val="24"/>
          </w:rPr>
          <w:delText xml:space="preserve">five </w:delText>
        </w:r>
      </w:del>
      <w:ins w:id="23" w:author="Liu, Luyu" w:date="2020-09-17T14:08:00Z">
        <w:r w:rsidR="005D29E1">
          <w:rPr>
            <w:rFonts w:ascii="Times New Roman" w:hAnsi="Times New Roman" w:cs="Times New Roman"/>
            <w:sz w:val="24"/>
            <w:szCs w:val="24"/>
          </w:rPr>
          <w:t>four</w:t>
        </w:r>
        <w:bookmarkStart w:id="24" w:name="_GoBack"/>
        <w:bookmarkEnd w:id="24"/>
        <w:r w:rsidR="005D29E1">
          <w:rPr>
            <w:rFonts w:ascii="Times New Roman" w:hAnsi="Times New Roman" w:cs="Times New Roman"/>
            <w:sz w:val="24"/>
            <w:szCs w:val="24"/>
          </w:rPr>
          <w:t xml:space="preserve"> </w:t>
        </w:r>
      </w:ins>
      <w:r w:rsidR="007C3450">
        <w:rPr>
          <w:rFonts w:ascii="Times New Roman" w:hAnsi="Times New Roman" w:cs="Times New Roman"/>
          <w:sz w:val="24"/>
          <w:szCs w:val="24"/>
        </w:rPr>
        <w:t xml:space="preserve">different types for both RTI and non-RTI users. We calculate the empirical wait time and risk of the different trip planning strategy using real-time bus location data for a representative bus route in a mid-sized US city. We find that the best RTI strategy, a prudent tactic (PT) with an optimized insurance buffer, performs roughly the same as a simple, follow-the-schedule tactic (ST) that does not use RTI. The analyses results show that PT users in upstream stops on a route will wait more time than the ST users, and PT users in this area may suffer from higher risk of missing a bus than ST users. We also find that PT users </w:t>
      </w:r>
      <w:r w:rsidR="007C3450">
        <w:rPr>
          <w:rFonts w:ascii="Times New Roman" w:hAnsi="Times New Roman" w:cs="Times New Roman"/>
          <w:sz w:val="24"/>
          <w:szCs w:val="24"/>
        </w:rPr>
        <w:lastRenderedPageBreak/>
        <w:t>are more advantageous during evening peak (17:00 – 20:00) than ST users. These results show that although the best RTI strategy can indeed save time for certain users in certain stops and during certain hours, they cannot globally outperform simply following the published schedule. Moreover, the greedy tactic (GT) of using RTI to achieve a waiting time of zero is the worst strategy, even worse than showing up at a bus stop arbitrarily. This suggests that RTI could make users’ waiting time significantly longer if apps are not using the appropriate trip planning strategy.</w:t>
      </w:r>
    </w:p>
    <w:p w14:paraId="6DDDDD43"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This study provides valuable insights for transit users, planners, and real-time transit app providers. With more access to real-time data, it is understandable that transit system navigation apps would engage with real-time performance data in addition to the published schedules. However, our results suggest that real-time performance data is not sufficient: RTI apps should also consider historical data to gauge the veracity of the RTI in reducing waiting time based on spatial and temporal context. Users should also have the option of specifying different trip planning strategy, including prudent strategies with insurance time buffers. At present, most RTI apps do not consider missed risk and implicitly promote a greedy strategy: as we have shown, this is a risky and poor performing strategy. The techniques and measure we develop in this paper can help support a more holistic and sensitive approach to public transit RTI apps.</w:t>
      </w:r>
    </w:p>
    <w:p w14:paraId="737E3D49"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improve accuracy and reliability of RTI apps, transit authority or RTI apps providers can add pre-calculated insurance buffers based on stated or revealed risk attitudes of users. Also, our optimization of </w:t>
      </w:r>
      <w:r w:rsidRPr="000B0FB4">
        <w:rPr>
          <w:rFonts w:ascii="Times New Roman" w:hAnsi="Times New Roman" w:cs="Times New Roman"/>
          <w:sz w:val="24"/>
          <w:szCs w:val="24"/>
        </w:rPr>
        <w:t xml:space="preserve">prudent tactic </w:t>
      </w:r>
      <w:r>
        <w:rPr>
          <w:rFonts w:ascii="Times New Roman" w:hAnsi="Times New Roman" w:cs="Times New Roman"/>
          <w:sz w:val="24"/>
          <w:szCs w:val="24"/>
        </w:rPr>
        <w:t>is not fully explored, there are likely better ways to find the optimal insurance buffer. Unlike simple non-RTI strategies that can be conceptualized and understood by humans from experience, RTI-based trip planning optimization can only be accomplished by the backend of the RTI apps, where more complicated and effective algorithms can be applied. Computational techniques such as machine learning and neural network could be applied to empirical performance and user data to determine effective trip planning strategies based on context and user risk preferences.</w:t>
      </w:r>
    </w:p>
    <w:p w14:paraId="4D0213BA" w14:textId="77777777" w:rsidR="007C3450" w:rsidRDefault="007C3450" w:rsidP="007C3450">
      <w:pPr>
        <w:spacing w:line="256" w:lineRule="auto"/>
        <w:ind w:firstLine="720"/>
        <w:jc w:val="both"/>
        <w:rPr>
          <w:rFonts w:ascii="Times New Roman" w:hAnsi="Times New Roman" w:cs="Times New Roman"/>
          <w:sz w:val="24"/>
          <w:szCs w:val="24"/>
        </w:rPr>
      </w:pPr>
      <w:r>
        <w:rPr>
          <w:rFonts w:ascii="Times New Roman" w:hAnsi="Times New Roman" w:cs="Times New Roman"/>
          <w:sz w:val="24"/>
          <w:szCs w:val="24"/>
        </w:rPr>
        <w:t>Finally, although each trip planning strategy’s performance at individual level is systematically discussed in this paper, we do not empirically survey or simulate the proportions of the users using each trip planning strategy among all users</w:t>
      </w:r>
      <w:r>
        <w:rPr>
          <w:rFonts w:ascii="Times New Roman" w:hAnsi="Times New Roman" w:cs="Times New Roman"/>
          <w:noProof/>
          <w:sz w:val="24"/>
          <w:szCs w:val="24"/>
        </w:rPr>
        <w:t xml:space="preserve">. Future research should survey the different trip planning strategies user groups and the way in which they use transit apps in their decision making. This includes but is not limit to the distribution of actual inssurance buffer and actual waiting time. The progress on these issues will help to understand RTI apps’ collective impact on the whole population. Meanwhile, we also encourage future studies to expand the methods to more transit systems with different headway and update interval to test the transferability of the conclusions drawn from the COTA system. </w:t>
      </w:r>
    </w:p>
    <w:p w14:paraId="63BBAA4C" w14:textId="77777777" w:rsidR="007C3450" w:rsidRDefault="007C3450" w:rsidP="007C3450">
      <w:pPr>
        <w:spacing w:line="256" w:lineRule="auto"/>
        <w:ind w:firstLine="720"/>
        <w:jc w:val="both"/>
        <w:rPr>
          <w:rFonts w:ascii="Times New Roman" w:hAnsi="Times New Roman" w:cs="Times New Roman"/>
          <w:noProof/>
          <w:sz w:val="24"/>
          <w:szCs w:val="24"/>
        </w:rPr>
      </w:pPr>
    </w:p>
    <w:p w14:paraId="31811CBF" w14:textId="77777777" w:rsidR="007C3450" w:rsidRPr="00351FFE" w:rsidRDefault="007C3450" w:rsidP="007C3450">
      <w:pPr>
        <w:spacing w:line="256" w:lineRule="auto"/>
        <w:jc w:val="both"/>
        <w:rPr>
          <w:rFonts w:ascii="Times New Roman" w:hAnsi="Times New Roman" w:cs="Times New Roman"/>
          <w:noProof/>
          <w:sz w:val="24"/>
          <w:szCs w:val="24"/>
        </w:rPr>
      </w:pPr>
      <w:r w:rsidRPr="00351FFE">
        <w:rPr>
          <w:rFonts w:ascii="Times New Roman" w:hAnsi="Times New Roman" w:cs="Times New Roman"/>
          <w:noProof/>
          <w:sz w:val="24"/>
          <w:szCs w:val="24"/>
        </w:rPr>
        <w:t>Declarations of interest: none.</w:t>
      </w:r>
    </w:p>
    <w:p w14:paraId="41389DE2" w14:textId="77777777" w:rsidR="007C3450" w:rsidRDefault="007C3450" w:rsidP="007C3450">
      <w:pPr>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All figures are preferred to be printed with color.</w:t>
      </w:r>
    </w:p>
    <w:p w14:paraId="340DC06B" w14:textId="77777777" w:rsidR="007C3450" w:rsidRDefault="007C3450" w:rsidP="007C3450">
      <w:pPr>
        <w:rPr>
          <w:rFonts w:ascii="Times New Roman" w:hAnsi="Times New Roman" w:cs="Times New Roman"/>
          <w:sz w:val="24"/>
          <w:szCs w:val="24"/>
        </w:rPr>
      </w:pPr>
    </w:p>
    <w:p w14:paraId="0E9B9022" w14:textId="77777777" w:rsidR="007C3450" w:rsidRDefault="007C3450" w:rsidP="007C3450">
      <w:pPr>
        <w:rPr>
          <w:rFonts w:ascii="Times New Roman" w:hAnsi="Times New Roman" w:cs="Times New Roman"/>
          <w:sz w:val="24"/>
          <w:szCs w:val="24"/>
        </w:rPr>
      </w:pPr>
      <w:r>
        <w:rPr>
          <w:rFonts w:ascii="Times New Roman" w:hAnsi="Times New Roman" w:cs="Times New Roman"/>
          <w:sz w:val="24"/>
          <w:szCs w:val="24"/>
        </w:rPr>
        <w:t>Reference:</w:t>
      </w:r>
    </w:p>
    <w:p w14:paraId="27B72D28" w14:textId="0EC205AB" w:rsidR="000364A2" w:rsidRPr="000364A2" w:rsidRDefault="007C3450"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0364A2" w:rsidRPr="000364A2">
        <w:rPr>
          <w:rFonts w:ascii="Times New Roman" w:hAnsi="Times New Roman" w:cs="Times New Roman"/>
          <w:noProof/>
          <w:sz w:val="24"/>
          <w:szCs w:val="24"/>
        </w:rPr>
        <w:t xml:space="preserve">Algers, Staffan, Stein Hansen, and Goran Tegner. 1975. “Role of Waiting Time, Comfort, and Convenience in Modal Choice for Work Trip.” </w:t>
      </w:r>
      <w:r w:rsidR="000364A2" w:rsidRPr="000364A2">
        <w:rPr>
          <w:rFonts w:ascii="Times New Roman" w:hAnsi="Times New Roman" w:cs="Times New Roman"/>
          <w:i/>
          <w:iCs/>
          <w:noProof/>
          <w:sz w:val="24"/>
          <w:szCs w:val="24"/>
        </w:rPr>
        <w:t>Transportation Research Record</w:t>
      </w:r>
      <w:r w:rsidR="000364A2" w:rsidRPr="000364A2">
        <w:rPr>
          <w:rFonts w:ascii="Times New Roman" w:hAnsi="Times New Roman" w:cs="Times New Roman"/>
          <w:noProof/>
          <w:sz w:val="24"/>
          <w:szCs w:val="24"/>
        </w:rPr>
        <w:t xml:space="preserve"> 534(534): 38–51.</w:t>
      </w:r>
    </w:p>
    <w:p w14:paraId="394C16B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Bowman, Larry A., and Mark A. Turnquist. 1981. “Service Frequency, Schedule Reliability and Passenger Wait Times at Transit Stops.” </w:t>
      </w:r>
      <w:r w:rsidRPr="000364A2">
        <w:rPr>
          <w:rFonts w:ascii="Times New Roman" w:hAnsi="Times New Roman" w:cs="Times New Roman"/>
          <w:i/>
          <w:iCs/>
          <w:noProof/>
          <w:sz w:val="24"/>
          <w:szCs w:val="24"/>
        </w:rPr>
        <w:t>Transportation Research Part A: General</w:t>
      </w:r>
      <w:r w:rsidRPr="000364A2">
        <w:rPr>
          <w:rFonts w:ascii="Times New Roman" w:hAnsi="Times New Roman" w:cs="Times New Roman"/>
          <w:noProof/>
          <w:sz w:val="24"/>
          <w:szCs w:val="24"/>
        </w:rPr>
        <w:t xml:space="preserve"> 15(6): 465–71.</w:t>
      </w:r>
    </w:p>
    <w:p w14:paraId="370F893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et al. 2015. “An Analysis of Commuter Rail Real-Time Information in Boston.”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18(1): 1–20.</w:t>
      </w:r>
    </w:p>
    <w:p w14:paraId="6A10326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Sean Barbeau, and Kari Watkins. 2014. “An Experiment Evaluating the Impacts of Real-Time Transit Information on Bus Riders in Tampa, Florida.”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69: 409–22.</w:t>
      </w:r>
    </w:p>
    <w:p w14:paraId="0A69E24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Brakewood, Candace, and Kari Watkins. 2019. “A Literature Review of the Passenger Benefits of Real-Time Transit Information.” </w:t>
      </w:r>
      <w:r w:rsidRPr="000364A2">
        <w:rPr>
          <w:rFonts w:ascii="Times New Roman" w:hAnsi="Times New Roman" w:cs="Times New Roman"/>
          <w:i/>
          <w:iCs/>
          <w:noProof/>
          <w:sz w:val="24"/>
          <w:szCs w:val="24"/>
        </w:rPr>
        <w:t>Transport Reviews</w:t>
      </w:r>
      <w:r w:rsidRPr="000364A2">
        <w:rPr>
          <w:rFonts w:ascii="Times New Roman" w:hAnsi="Times New Roman" w:cs="Times New Roman"/>
          <w:noProof/>
          <w:sz w:val="24"/>
          <w:szCs w:val="24"/>
        </w:rPr>
        <w:t xml:space="preserve"> 39(3): 327–56.</w:t>
      </w:r>
    </w:p>
    <w:p w14:paraId="1B1A56E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Cabannes, Theophile et al. 2018. “Measuring Regret in Routing: Assessing the Impact of Increased App Usage.” In </w:t>
      </w:r>
      <w:r w:rsidRPr="000364A2">
        <w:rPr>
          <w:rFonts w:ascii="Times New Roman" w:hAnsi="Times New Roman" w:cs="Times New Roman"/>
          <w:i/>
          <w:iCs/>
          <w:noProof/>
          <w:sz w:val="24"/>
          <w:szCs w:val="24"/>
        </w:rPr>
        <w:t>IEEE Conference on Intelligent Transportation Systems, Proceedings, ITSC</w:t>
      </w:r>
      <w:r w:rsidRPr="000364A2">
        <w:rPr>
          <w:rFonts w:ascii="Times New Roman" w:hAnsi="Times New Roman" w:cs="Times New Roman"/>
          <w:noProof/>
          <w:sz w:val="24"/>
          <w:szCs w:val="24"/>
        </w:rPr>
        <w:t>, IEEE, 2589–94.</w:t>
      </w:r>
    </w:p>
    <w:p w14:paraId="5C84634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2019. “Determinants of Bus Riding Time Deviations: Relationship between Driving Patterns and Transit Performance.” </w:t>
      </w:r>
      <w:r w:rsidRPr="000364A2">
        <w:rPr>
          <w:rFonts w:ascii="Times New Roman" w:hAnsi="Times New Roman" w:cs="Times New Roman"/>
          <w:i/>
          <w:iCs/>
          <w:noProof/>
          <w:sz w:val="24"/>
          <w:szCs w:val="24"/>
        </w:rPr>
        <w:t>Journal of Transportation Engineering, Part A: Systems</w:t>
      </w:r>
      <w:r w:rsidRPr="000364A2">
        <w:rPr>
          <w:rFonts w:ascii="Times New Roman" w:hAnsi="Times New Roman" w:cs="Times New Roman"/>
          <w:noProof/>
          <w:sz w:val="24"/>
          <w:szCs w:val="24"/>
        </w:rPr>
        <w:t xml:space="preserve"> 145(1): 4018078.</w:t>
      </w:r>
    </w:p>
    <w:p w14:paraId="5DE0D389"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Zafeira Gkioulou. 2017. “Modeling the Impacts of Public Transport Reliability and Travel Information on Passengers’ Waiting-Time Uncertainty.” </w:t>
      </w:r>
      <w:r w:rsidRPr="000364A2">
        <w:rPr>
          <w:rFonts w:ascii="Times New Roman" w:hAnsi="Times New Roman" w:cs="Times New Roman"/>
          <w:i/>
          <w:iCs/>
          <w:noProof/>
          <w:sz w:val="24"/>
          <w:szCs w:val="24"/>
        </w:rPr>
        <w:t>EURO Journal on Transportation and Logistics</w:t>
      </w:r>
      <w:r w:rsidRPr="000364A2">
        <w:rPr>
          <w:rFonts w:ascii="Times New Roman" w:hAnsi="Times New Roman" w:cs="Times New Roman"/>
          <w:noProof/>
          <w:sz w:val="24"/>
          <w:szCs w:val="24"/>
        </w:rPr>
        <w:t xml:space="preserve"> 6(3): 247–70.</w:t>
      </w:r>
    </w:p>
    <w:p w14:paraId="15201294"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Cats, Oded, and Gerasimos Loutos. 2016a. “Evaluating the Added-Value of Online Bus Arrival Prediction Schemes.”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86: 35–55. http://www.sciencedirect.com/science/article/pii/S0965856415300124.</w:t>
      </w:r>
    </w:p>
    <w:p w14:paraId="0A756926"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 2016b. “Real-Time Bus Arrival Information System: An Empirical Evaluation.” </w:t>
      </w:r>
      <w:r w:rsidRPr="000364A2">
        <w:rPr>
          <w:rFonts w:ascii="Times New Roman" w:hAnsi="Times New Roman" w:cs="Times New Roman"/>
          <w:i/>
          <w:iCs/>
          <w:noProof/>
          <w:sz w:val="24"/>
          <w:szCs w:val="24"/>
        </w:rPr>
        <w:t>Journal of Intelligent Transportation Systems</w:t>
      </w:r>
      <w:r w:rsidRPr="000364A2">
        <w:rPr>
          <w:rFonts w:ascii="Times New Roman" w:hAnsi="Times New Roman" w:cs="Times New Roman"/>
          <w:noProof/>
          <w:sz w:val="24"/>
          <w:szCs w:val="24"/>
        </w:rPr>
        <w:t xml:space="preserve"> 20(2): 138–51.</w:t>
      </w:r>
    </w:p>
    <w:p w14:paraId="554F7ED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Center for Urban Transportation Research @ USF. 2020. “Gtfs-Realtime-Validator.” https://github.com/CUTR-at-USF/gtfs-realtime-validator (May 18, 2020).</w:t>
      </w:r>
    </w:p>
    <w:p w14:paraId="65C0F19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Chow, William, David Block-Schachter, and Samuel Hickey. 2014. “Impacts of Real-Time Passenger Information Signs in Rail Stations at the Massachusetts Bay Transportation Authority.”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2419(1): 1–10.</w:t>
      </w:r>
    </w:p>
    <w:p w14:paraId="3601FE2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COTA. 2019. “How Does COTA Measure On-Time Performance?” https://www.cota.com/policies/on-time-performance/ (February 5, 2019).</w:t>
      </w:r>
    </w:p>
    <w:p w14:paraId="057F3FF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Dutzik, Tony, Travis Madsen, and Phineas Baxandall. 2013. “A New Way to Go: The Transportation Apps and Vehicle-Sharing Tools That Are Giving More Americans the Freedom to Drive Less.” (Fall): 54.</w:t>
      </w:r>
    </w:p>
    <w:p w14:paraId="7DC67405"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James G Strathman, Thomas J Kimpel, and David T Crout. 2006. </w:t>
      </w:r>
      <w:r w:rsidRPr="000364A2">
        <w:rPr>
          <w:rFonts w:ascii="Times New Roman" w:hAnsi="Times New Roman" w:cs="Times New Roman"/>
          <w:noProof/>
          <w:sz w:val="24"/>
          <w:szCs w:val="24"/>
        </w:rPr>
        <w:lastRenderedPageBreak/>
        <w:t xml:space="preserve">“Effects of Bus Stop Consolidation on Passenger Activity and Transit Operations.”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1971(1): 32–41.</w:t>
      </w:r>
    </w:p>
    <w:p w14:paraId="415DDCFA"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El‐Geneidy, Ahmed M, Jessica Horning, and Kevin J Krizek. 2011. “Analyzing Transit Service Reliability Using Detailed Data from Automatic Vehicular Locator Systems.” </w:t>
      </w:r>
      <w:r w:rsidRPr="000364A2">
        <w:rPr>
          <w:rFonts w:ascii="Times New Roman" w:hAnsi="Times New Roman" w:cs="Times New Roman"/>
          <w:i/>
          <w:iCs/>
          <w:noProof/>
          <w:sz w:val="24"/>
          <w:szCs w:val="24"/>
        </w:rPr>
        <w:t>Journal of Advanced Transportation</w:t>
      </w:r>
      <w:r w:rsidRPr="000364A2">
        <w:rPr>
          <w:rFonts w:ascii="Times New Roman" w:hAnsi="Times New Roman" w:cs="Times New Roman"/>
          <w:noProof/>
          <w:sz w:val="24"/>
          <w:szCs w:val="24"/>
        </w:rPr>
        <w:t xml:space="preserve"> 45(1): 66–79.</w:t>
      </w:r>
    </w:p>
    <w:p w14:paraId="48F331B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Ferris, Brian, Kari Watkins, and Alan Borning. 2010. “OneBusAway: Results from Providing Real-Time Arrival Information for Public Transit.” In </w:t>
      </w:r>
      <w:r w:rsidRPr="000364A2">
        <w:rPr>
          <w:rFonts w:ascii="Times New Roman" w:hAnsi="Times New Roman" w:cs="Times New Roman"/>
          <w:i/>
          <w:iCs/>
          <w:noProof/>
          <w:sz w:val="24"/>
          <w:szCs w:val="24"/>
        </w:rPr>
        <w:t>Conference on Human Factors in Computing Systems - Proceedings</w:t>
      </w:r>
      <w:r w:rsidRPr="000364A2">
        <w:rPr>
          <w:rFonts w:ascii="Times New Roman" w:hAnsi="Times New Roman" w:cs="Times New Roman"/>
          <w:noProof/>
          <w:sz w:val="24"/>
          <w:szCs w:val="24"/>
        </w:rPr>
        <w:t>, ACM, 1807–16.</w:t>
      </w:r>
    </w:p>
    <w:p w14:paraId="34C743F3"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Fries, Ryan N., Anne E. Dunning, and Mashrur A. Chowdhury. 2011. “University Traveler Value of Potential Real-Time Transit Information.” </w:t>
      </w:r>
      <w:r w:rsidRPr="000364A2">
        <w:rPr>
          <w:rFonts w:ascii="Times New Roman" w:hAnsi="Times New Roman" w:cs="Times New Roman"/>
          <w:i/>
          <w:iCs/>
          <w:noProof/>
          <w:sz w:val="24"/>
          <w:szCs w:val="24"/>
        </w:rPr>
        <w:t>Journal of Public Transportation</w:t>
      </w:r>
      <w:r w:rsidRPr="000364A2">
        <w:rPr>
          <w:rFonts w:ascii="Times New Roman" w:hAnsi="Times New Roman" w:cs="Times New Roman"/>
          <w:noProof/>
          <w:sz w:val="24"/>
          <w:szCs w:val="24"/>
        </w:rPr>
        <w:t xml:space="preserve"> 14(2): 29–50.</w:t>
      </w:r>
    </w:p>
    <w:p w14:paraId="5B868E87"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Furth, Peter G, and Theo H J Muller. 2006. “Service Reliability and Hidden Waiting Time: Insights from Automatic Vehicle Location Data.” </w:t>
      </w:r>
      <w:r w:rsidRPr="000364A2">
        <w:rPr>
          <w:rFonts w:ascii="Times New Roman" w:hAnsi="Times New Roman" w:cs="Times New Roman"/>
          <w:i/>
          <w:iCs/>
          <w:noProof/>
          <w:sz w:val="24"/>
          <w:szCs w:val="24"/>
        </w:rPr>
        <w:t>Transportation Research Record</w:t>
      </w:r>
      <w:r w:rsidRPr="000364A2">
        <w:rPr>
          <w:rFonts w:ascii="Times New Roman" w:hAnsi="Times New Roman" w:cs="Times New Roman"/>
          <w:noProof/>
          <w:sz w:val="24"/>
          <w:szCs w:val="24"/>
        </w:rPr>
        <w:t xml:space="preserve"> 1955(1): 79–87.</w:t>
      </w:r>
    </w:p>
    <w:p w14:paraId="5416B54C"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Gkioulou, Zafeira. 2013. “Evaluating the Impact of Waiting Time Uncertainty on Passengers´ Decisions.”</w:t>
      </w:r>
    </w:p>
    <w:p w14:paraId="0635FFCD"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Google Developers. 2018. “Trip Updates.” https://developers.google.com/transit/gtfs-realtime/guides/trip-updates (April 8, 2019).</w:t>
      </w:r>
    </w:p>
    <w:p w14:paraId="60A3111F"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Liu, Luyu, and Harvey J Miller. 2020. “Measuring Risk of Missing Transfers in Public Transit Systems Using High-Resolution Schedule and Real-Time Bus Location Data.” </w:t>
      </w:r>
      <w:r w:rsidRPr="000364A2">
        <w:rPr>
          <w:rFonts w:ascii="Times New Roman" w:hAnsi="Times New Roman" w:cs="Times New Roman"/>
          <w:i/>
          <w:iCs/>
          <w:noProof/>
          <w:sz w:val="24"/>
          <w:szCs w:val="24"/>
        </w:rPr>
        <w:t>Urban Studies</w:t>
      </w:r>
      <w:r w:rsidRPr="000364A2">
        <w:rPr>
          <w:rFonts w:ascii="Times New Roman" w:hAnsi="Times New Roman" w:cs="Times New Roman"/>
          <w:noProof/>
          <w:sz w:val="24"/>
          <w:szCs w:val="24"/>
        </w:rPr>
        <w:t>: 0042098020919323. https://doi.org/10.1177/0042098020919323.</w:t>
      </w:r>
    </w:p>
    <w:p w14:paraId="6AD4AE32"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Neuman, W. L., &amp; Robson, K. 2004. </w:t>
      </w:r>
      <w:r w:rsidRPr="000364A2">
        <w:rPr>
          <w:rFonts w:ascii="Times New Roman" w:hAnsi="Times New Roman" w:cs="Times New Roman"/>
          <w:i/>
          <w:iCs/>
          <w:noProof/>
          <w:sz w:val="24"/>
          <w:szCs w:val="24"/>
        </w:rPr>
        <w:t>“Basics of Social Research. Pearson.”</w:t>
      </w:r>
      <w:r w:rsidRPr="000364A2">
        <w:rPr>
          <w:rFonts w:ascii="Times New Roman" w:hAnsi="Times New Roman" w:cs="Times New Roman"/>
          <w:noProof/>
          <w:sz w:val="24"/>
          <w:szCs w:val="24"/>
        </w:rPr>
        <w:t xml:space="preserve"> Pearson Canada Toronto.</w:t>
      </w:r>
    </w:p>
    <w:p w14:paraId="7C2BAF7E"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OpenMobilityData. 2020. “OpenMobilityData GTFS-RT.” https://openmobilitydata.org/search?q=gtfsrt.</w:t>
      </w:r>
    </w:p>
    <w:p w14:paraId="32F87461"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Papangelis, Konstantinos, John D. Nelson, Somayajulu Sripada, and Mark Beecroft. 2016. “The Effects of Mobile Real-Time Information on Rural Passengers.” </w:t>
      </w:r>
      <w:r w:rsidRPr="000364A2">
        <w:rPr>
          <w:rFonts w:ascii="Times New Roman" w:hAnsi="Times New Roman" w:cs="Times New Roman"/>
          <w:i/>
          <w:iCs/>
          <w:noProof/>
          <w:sz w:val="24"/>
          <w:szCs w:val="24"/>
        </w:rPr>
        <w:t>Transportation Planning and Technology</w:t>
      </w:r>
      <w:r w:rsidRPr="000364A2">
        <w:rPr>
          <w:rFonts w:ascii="Times New Roman" w:hAnsi="Times New Roman" w:cs="Times New Roman"/>
          <w:noProof/>
          <w:sz w:val="24"/>
          <w:szCs w:val="24"/>
        </w:rPr>
        <w:t xml:space="preserve"> 39(1): 97–114.</w:t>
      </w:r>
    </w:p>
    <w:p w14:paraId="00956D9B"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 xml:space="preserve">Park, Yongha et al. 2019. “Assessing Public Transit Performance Using Real-Time Data: Spatiotemporal Patterns of Bus Operation Delays in Columbus, Ohio, USA.” </w:t>
      </w:r>
      <w:r w:rsidRPr="000364A2">
        <w:rPr>
          <w:rFonts w:ascii="Times New Roman" w:hAnsi="Times New Roman" w:cs="Times New Roman"/>
          <w:i/>
          <w:iCs/>
          <w:noProof/>
          <w:sz w:val="24"/>
          <w:szCs w:val="24"/>
        </w:rPr>
        <w:t>International Journal of Geographical Information Science</w:t>
      </w:r>
      <w:r w:rsidRPr="000364A2">
        <w:rPr>
          <w:rFonts w:ascii="Times New Roman" w:hAnsi="Times New Roman" w:cs="Times New Roman"/>
          <w:noProof/>
          <w:sz w:val="24"/>
          <w:szCs w:val="24"/>
        </w:rPr>
        <w:t>: 1–26.</w:t>
      </w:r>
    </w:p>
    <w:p w14:paraId="7F9A87E8" w14:textId="77777777" w:rsidR="000364A2" w:rsidRPr="000364A2" w:rsidRDefault="000364A2" w:rsidP="000364A2">
      <w:pPr>
        <w:widowControl w:val="0"/>
        <w:autoSpaceDE w:val="0"/>
        <w:autoSpaceDN w:val="0"/>
        <w:adjustRightInd w:val="0"/>
        <w:spacing w:line="240" w:lineRule="auto"/>
        <w:ind w:left="480" w:hanging="480"/>
        <w:rPr>
          <w:rFonts w:ascii="Times New Roman" w:hAnsi="Times New Roman" w:cs="Times New Roman"/>
          <w:noProof/>
          <w:sz w:val="24"/>
          <w:szCs w:val="24"/>
        </w:rPr>
      </w:pPr>
      <w:r w:rsidRPr="000364A2">
        <w:rPr>
          <w:rFonts w:ascii="Times New Roman" w:hAnsi="Times New Roman" w:cs="Times New Roman"/>
          <w:noProof/>
          <w:sz w:val="24"/>
          <w:szCs w:val="24"/>
        </w:rPr>
        <w:t>Transit app. 2019. “How We Shrank Our Trip Planner till It Didn’t Need Data. Introducing Public Transit’s Fastest, Tiniest, Offline-Capable Trip Planner.” https://medium.com/transit-app/how-we-shrank-our-trip-planner-till-it-didnt-need-data-84984ca56663 (December 5, 2019).</w:t>
      </w:r>
    </w:p>
    <w:p w14:paraId="3BC0EFE8" w14:textId="54B8E08B" w:rsidR="00152690" w:rsidRDefault="000364A2" w:rsidP="000364A2">
      <w:pPr>
        <w:widowControl w:val="0"/>
        <w:autoSpaceDE w:val="0"/>
        <w:autoSpaceDN w:val="0"/>
        <w:adjustRightInd w:val="0"/>
        <w:spacing w:line="240" w:lineRule="auto"/>
        <w:ind w:left="480" w:hanging="480"/>
      </w:pPr>
      <w:r w:rsidRPr="000364A2">
        <w:rPr>
          <w:rFonts w:ascii="Times New Roman" w:hAnsi="Times New Roman" w:cs="Times New Roman"/>
          <w:noProof/>
          <w:sz w:val="24"/>
          <w:szCs w:val="24"/>
        </w:rPr>
        <w:t xml:space="preserve">Watkins, Kari Edison et al. 2011. “Where Is My Bus? Impact of Mobile Real-Time Information on the Perceived and Actual Wait Time of Transit Riders.” </w:t>
      </w:r>
      <w:r w:rsidRPr="000364A2">
        <w:rPr>
          <w:rFonts w:ascii="Times New Roman" w:hAnsi="Times New Roman" w:cs="Times New Roman"/>
          <w:i/>
          <w:iCs/>
          <w:noProof/>
          <w:sz w:val="24"/>
          <w:szCs w:val="24"/>
        </w:rPr>
        <w:t>Transportation Research Part A: Policy and Practice</w:t>
      </w:r>
      <w:r w:rsidRPr="000364A2">
        <w:rPr>
          <w:rFonts w:ascii="Times New Roman" w:hAnsi="Times New Roman" w:cs="Times New Roman"/>
          <w:noProof/>
          <w:sz w:val="24"/>
          <w:szCs w:val="24"/>
        </w:rPr>
        <w:t xml:space="preserve"> 45(8): 839–48.</w:t>
      </w:r>
      <w:r w:rsidR="007C3450">
        <w:rPr>
          <w:rFonts w:ascii="Times New Roman" w:hAnsi="Times New Roman" w:cs="Times New Roman"/>
          <w:sz w:val="24"/>
          <w:szCs w:val="24"/>
        </w:rPr>
        <w:fldChar w:fldCharType="end"/>
      </w:r>
    </w:p>
    <w:sectPr w:rsidR="00152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9CCCA" w14:textId="77777777" w:rsidR="003A174B" w:rsidRDefault="003A174B" w:rsidP="007C3450">
      <w:pPr>
        <w:spacing w:after="0" w:line="240" w:lineRule="auto"/>
      </w:pPr>
      <w:r>
        <w:separator/>
      </w:r>
    </w:p>
  </w:endnote>
  <w:endnote w:type="continuationSeparator" w:id="0">
    <w:p w14:paraId="557D033F" w14:textId="77777777" w:rsidR="003A174B" w:rsidRDefault="003A174B" w:rsidP="007C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A4FBC" w14:textId="77777777" w:rsidR="003A174B" w:rsidRDefault="003A174B" w:rsidP="007C3450">
      <w:pPr>
        <w:spacing w:after="0" w:line="240" w:lineRule="auto"/>
      </w:pPr>
      <w:r>
        <w:separator/>
      </w:r>
    </w:p>
  </w:footnote>
  <w:footnote w:type="continuationSeparator" w:id="0">
    <w:p w14:paraId="3DD2DCAA" w14:textId="77777777" w:rsidR="003A174B" w:rsidRDefault="003A174B" w:rsidP="007C3450">
      <w:pPr>
        <w:spacing w:after="0" w:line="240" w:lineRule="auto"/>
      </w:pPr>
      <w:r>
        <w:continuationSeparator/>
      </w:r>
    </w:p>
  </w:footnote>
  <w:footnote w:id="1">
    <w:p w14:paraId="493ED8C2" w14:textId="77777777" w:rsidR="007C3450" w:rsidRPr="00351FFE" w:rsidRDefault="007C3450" w:rsidP="007C3450">
      <w:pPr>
        <w:pStyle w:val="FootnoteText"/>
        <w:rPr>
          <w:rFonts w:ascii="Times New Roman" w:hAnsi="Times New Roman" w:cs="Times New Roman"/>
        </w:rPr>
      </w:pPr>
      <w:r>
        <w:rPr>
          <w:rFonts w:ascii="Times New Roman" w:hAnsi="Times New Roman" w:cs="Times New Roman"/>
        </w:rPr>
        <w:t xml:space="preserve">* </w:t>
      </w:r>
      <w:r w:rsidRPr="00351FFE">
        <w:rPr>
          <w:rFonts w:ascii="Times New Roman" w:hAnsi="Times New Roman" w:cs="Times New Roman"/>
        </w:rPr>
        <w:t xml:space="preserve">Corresponding author email: </w:t>
      </w:r>
      <w:hyperlink r:id="rId1" w:history="1">
        <w:r w:rsidRPr="00351FFE">
          <w:rPr>
            <w:rStyle w:val="Hyperlink"/>
            <w:rFonts w:ascii="Times New Roman" w:hAnsi="Times New Roman" w:cs="Times New Roman"/>
          </w:rPr>
          <w:t>miller.81@osu.edu</w:t>
        </w:r>
      </w:hyperlink>
      <w:r>
        <w:rPr>
          <w:rFonts w:ascii="Times New Roman" w:hAnsi="Times New Roman" w:cs="Times New Roman"/>
        </w:rPr>
        <w:t xml:space="preserve">. Permanent address: </w:t>
      </w:r>
      <w:r w:rsidRPr="00351FFE">
        <w:rPr>
          <w:rFonts w:ascii="Times New Roman" w:hAnsi="Times New Roman" w:cs="Times New Roman"/>
        </w:rPr>
        <w:t>154 N Oval Mall, Columbus, OH 43210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115FB"/>
    <w:multiLevelType w:val="multilevel"/>
    <w:tmpl w:val="ECE483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75F4B"/>
    <w:multiLevelType w:val="hybridMultilevel"/>
    <w:tmpl w:val="F6C0AC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B3F40"/>
    <w:multiLevelType w:val="hybridMultilevel"/>
    <w:tmpl w:val="99083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E7FE4"/>
    <w:multiLevelType w:val="hybridMultilevel"/>
    <w:tmpl w:val="7C240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50F8E"/>
    <w:multiLevelType w:val="multilevel"/>
    <w:tmpl w:val="C44664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9230A"/>
    <w:multiLevelType w:val="hybridMultilevel"/>
    <w:tmpl w:val="F0CA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B42A0"/>
    <w:multiLevelType w:val="hybridMultilevel"/>
    <w:tmpl w:val="49FCB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526EC2"/>
    <w:multiLevelType w:val="hybridMultilevel"/>
    <w:tmpl w:val="C0A27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95D21"/>
    <w:multiLevelType w:val="hybridMultilevel"/>
    <w:tmpl w:val="E9F63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722718"/>
    <w:multiLevelType w:val="multilevel"/>
    <w:tmpl w:val="E392088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97450"/>
    <w:multiLevelType w:val="hybridMultilevel"/>
    <w:tmpl w:val="17906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D4477B"/>
    <w:multiLevelType w:val="multilevel"/>
    <w:tmpl w:val="100857B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480072"/>
    <w:multiLevelType w:val="hybridMultilevel"/>
    <w:tmpl w:val="7168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7169E"/>
    <w:multiLevelType w:val="hybridMultilevel"/>
    <w:tmpl w:val="4A1C7A8C"/>
    <w:lvl w:ilvl="0" w:tplc="76144346">
      <w:start w:val="49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68892712"/>
    <w:multiLevelType w:val="hybridMultilevel"/>
    <w:tmpl w:val="44B0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964E4"/>
    <w:multiLevelType w:val="hybridMultilevel"/>
    <w:tmpl w:val="B5DA0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
  </w:num>
  <w:num w:numId="4">
    <w:abstractNumId w:val="21"/>
  </w:num>
  <w:num w:numId="5">
    <w:abstractNumId w:val="7"/>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5"/>
  </w:num>
  <w:num w:numId="10">
    <w:abstractNumId w:val="0"/>
  </w:num>
  <w:num w:numId="11">
    <w:abstractNumId w:val="17"/>
  </w:num>
  <w:num w:numId="12">
    <w:abstractNumId w:val="9"/>
  </w:num>
  <w:num w:numId="13">
    <w:abstractNumId w:val="10"/>
  </w:num>
  <w:num w:numId="14">
    <w:abstractNumId w:val="6"/>
  </w:num>
  <w:num w:numId="15">
    <w:abstractNumId w:val="14"/>
  </w:num>
  <w:num w:numId="16">
    <w:abstractNumId w:val="4"/>
  </w:num>
  <w:num w:numId="17">
    <w:abstractNumId w:val="18"/>
  </w:num>
  <w:num w:numId="18">
    <w:abstractNumId w:val="19"/>
  </w:num>
  <w:num w:numId="19">
    <w:abstractNumId w:val="11"/>
  </w:num>
  <w:num w:numId="20">
    <w:abstractNumId w:val="5"/>
  </w:num>
  <w:num w:numId="21">
    <w:abstractNumId w:val="12"/>
  </w:num>
  <w:num w:numId="22">
    <w:abstractNumId w:val="8"/>
  </w:num>
  <w:num w:numId="2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C5"/>
    <w:rsid w:val="00015CDB"/>
    <w:rsid w:val="000364A2"/>
    <w:rsid w:val="000707C6"/>
    <w:rsid w:val="000737F4"/>
    <w:rsid w:val="00075952"/>
    <w:rsid w:val="001B45E1"/>
    <w:rsid w:val="00253EA3"/>
    <w:rsid w:val="003A174B"/>
    <w:rsid w:val="003E08AC"/>
    <w:rsid w:val="00483EC5"/>
    <w:rsid w:val="00495783"/>
    <w:rsid w:val="005254FE"/>
    <w:rsid w:val="005D29E1"/>
    <w:rsid w:val="00786AF0"/>
    <w:rsid w:val="007C3450"/>
    <w:rsid w:val="008C445B"/>
    <w:rsid w:val="009573D3"/>
    <w:rsid w:val="00A70962"/>
    <w:rsid w:val="00AE4F75"/>
    <w:rsid w:val="00B56A1C"/>
    <w:rsid w:val="00D62C33"/>
    <w:rsid w:val="00DD6761"/>
    <w:rsid w:val="00E33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B25D2"/>
  <w15:chartTrackingRefBased/>
  <w15:docId w15:val="{F7602726-FCFC-477B-9305-404F4187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C3450"/>
  </w:style>
  <w:style w:type="paragraph" w:styleId="Heading1">
    <w:name w:val="heading 1"/>
    <w:basedOn w:val="Normal"/>
    <w:next w:val="Normal"/>
    <w:link w:val="Heading1Char"/>
    <w:uiPriority w:val="9"/>
    <w:rsid w:val="007C34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7C3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C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C345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345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345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345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34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34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C34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C34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C345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345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34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C345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C34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345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C3450"/>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3450"/>
  </w:style>
  <w:style w:type="paragraph" w:styleId="Footer">
    <w:name w:val="footer"/>
    <w:basedOn w:val="Normal"/>
    <w:link w:val="FooterChar"/>
    <w:uiPriority w:val="99"/>
    <w:unhideWhenUsed/>
    <w:rsid w:val="007C3450"/>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3450"/>
  </w:style>
  <w:style w:type="paragraph" w:styleId="ListParagraph">
    <w:name w:val="List Paragraph"/>
    <w:basedOn w:val="Normal"/>
    <w:uiPriority w:val="34"/>
    <w:rsid w:val="007C3450"/>
    <w:pPr>
      <w:ind w:left="720"/>
      <w:contextualSpacing/>
    </w:pPr>
  </w:style>
  <w:style w:type="character" w:styleId="Strong">
    <w:name w:val="Strong"/>
    <w:basedOn w:val="DefaultParagraphFont"/>
    <w:uiPriority w:val="22"/>
    <w:rsid w:val="007C3450"/>
    <w:rPr>
      <w:b/>
      <w:bCs/>
    </w:rPr>
  </w:style>
  <w:style w:type="paragraph" w:styleId="BalloonText">
    <w:name w:val="Balloon Text"/>
    <w:basedOn w:val="Normal"/>
    <w:link w:val="BalloonTextChar"/>
    <w:uiPriority w:val="99"/>
    <w:semiHidden/>
    <w:unhideWhenUsed/>
    <w:rsid w:val="007C3450"/>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7C3450"/>
    <w:rPr>
      <w:rFonts w:ascii="Microsoft YaHei UI" w:eastAsia="Microsoft YaHei UI"/>
      <w:sz w:val="18"/>
      <w:szCs w:val="18"/>
    </w:rPr>
  </w:style>
  <w:style w:type="paragraph" w:styleId="Caption">
    <w:name w:val="caption"/>
    <w:basedOn w:val="Normal"/>
    <w:next w:val="Normal"/>
    <w:uiPriority w:val="35"/>
    <w:unhideWhenUsed/>
    <w:rsid w:val="007C345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C3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450"/>
    <w:rPr>
      <w:rFonts w:ascii="Courier New" w:eastAsia="Times New Roman" w:hAnsi="Courier New" w:cs="Courier New"/>
      <w:sz w:val="20"/>
      <w:szCs w:val="20"/>
    </w:rPr>
  </w:style>
  <w:style w:type="table" w:styleId="TableGrid">
    <w:name w:val="Table Grid"/>
    <w:basedOn w:val="TableNormal"/>
    <w:uiPriority w:val="39"/>
    <w:rsid w:val="007C3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7C3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7C345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C3450"/>
    <w:rPr>
      <w:color w:val="5A5A5A" w:themeColor="text1" w:themeTint="A5"/>
      <w:spacing w:val="15"/>
    </w:rPr>
  </w:style>
  <w:style w:type="character" w:styleId="Emphasis">
    <w:name w:val="Emphasis"/>
    <w:basedOn w:val="DefaultParagraphFont"/>
    <w:uiPriority w:val="20"/>
    <w:rsid w:val="007C3450"/>
    <w:rPr>
      <w:i/>
      <w:iCs/>
    </w:rPr>
  </w:style>
  <w:style w:type="paragraph" w:styleId="NoSpacing">
    <w:name w:val="No Spacing"/>
    <w:uiPriority w:val="1"/>
    <w:rsid w:val="007C3450"/>
    <w:pPr>
      <w:spacing w:after="0" w:line="240" w:lineRule="auto"/>
    </w:pPr>
  </w:style>
  <w:style w:type="paragraph" w:styleId="Quote">
    <w:name w:val="Quote"/>
    <w:basedOn w:val="Normal"/>
    <w:next w:val="Normal"/>
    <w:link w:val="QuoteChar"/>
    <w:uiPriority w:val="29"/>
    <w:rsid w:val="007C345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C3450"/>
    <w:rPr>
      <w:i/>
      <w:iCs/>
      <w:color w:val="404040" w:themeColor="text1" w:themeTint="BF"/>
    </w:rPr>
  </w:style>
  <w:style w:type="paragraph" w:styleId="IntenseQuote">
    <w:name w:val="Intense Quote"/>
    <w:basedOn w:val="Normal"/>
    <w:next w:val="Normal"/>
    <w:link w:val="IntenseQuoteChar"/>
    <w:uiPriority w:val="30"/>
    <w:rsid w:val="007C345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C3450"/>
    <w:rPr>
      <w:i/>
      <w:iCs/>
      <w:color w:val="5B9BD5" w:themeColor="accent1"/>
    </w:rPr>
  </w:style>
  <w:style w:type="character" w:styleId="SubtleEmphasis">
    <w:name w:val="Subtle Emphasis"/>
    <w:basedOn w:val="DefaultParagraphFont"/>
    <w:uiPriority w:val="19"/>
    <w:rsid w:val="007C3450"/>
    <w:rPr>
      <w:i/>
      <w:iCs/>
      <w:color w:val="404040" w:themeColor="text1" w:themeTint="BF"/>
    </w:rPr>
  </w:style>
  <w:style w:type="character" w:styleId="IntenseEmphasis">
    <w:name w:val="Intense Emphasis"/>
    <w:basedOn w:val="DefaultParagraphFont"/>
    <w:uiPriority w:val="21"/>
    <w:rsid w:val="007C3450"/>
    <w:rPr>
      <w:i/>
      <w:iCs/>
      <w:color w:val="5B9BD5" w:themeColor="accent1"/>
    </w:rPr>
  </w:style>
  <w:style w:type="character" w:styleId="SubtleReference">
    <w:name w:val="Subtle Reference"/>
    <w:basedOn w:val="DefaultParagraphFont"/>
    <w:uiPriority w:val="31"/>
    <w:rsid w:val="007C3450"/>
    <w:rPr>
      <w:smallCaps/>
      <w:color w:val="5A5A5A" w:themeColor="text1" w:themeTint="A5"/>
    </w:rPr>
  </w:style>
  <w:style w:type="character" w:styleId="IntenseReference">
    <w:name w:val="Intense Reference"/>
    <w:basedOn w:val="DefaultParagraphFont"/>
    <w:uiPriority w:val="32"/>
    <w:rsid w:val="007C3450"/>
    <w:rPr>
      <w:b/>
      <w:bCs/>
      <w:smallCaps/>
      <w:color w:val="5B9BD5" w:themeColor="accent1"/>
      <w:spacing w:val="5"/>
    </w:rPr>
  </w:style>
  <w:style w:type="character" w:styleId="BookTitle">
    <w:name w:val="Book Title"/>
    <w:basedOn w:val="DefaultParagraphFont"/>
    <w:uiPriority w:val="33"/>
    <w:rsid w:val="007C3450"/>
    <w:rPr>
      <w:b/>
      <w:bCs/>
      <w:i/>
      <w:iCs/>
      <w:spacing w:val="5"/>
    </w:rPr>
  </w:style>
  <w:style w:type="paragraph" w:styleId="TOCHeading">
    <w:name w:val="TOC Heading"/>
    <w:basedOn w:val="Heading1"/>
    <w:next w:val="Normal"/>
    <w:uiPriority w:val="39"/>
    <w:semiHidden/>
    <w:unhideWhenUsed/>
    <w:qFormat/>
    <w:rsid w:val="007C3450"/>
    <w:pPr>
      <w:outlineLvl w:val="9"/>
    </w:pPr>
  </w:style>
  <w:style w:type="paragraph" w:customStyle="1" w:styleId="TimesNewRoman">
    <w:name w:val="TimesNewRoman"/>
    <w:basedOn w:val="Normal"/>
    <w:link w:val="TimesNewRomanChar"/>
    <w:rsid w:val="007C3450"/>
    <w:rPr>
      <w:rFonts w:ascii="Times New Roman" w:hAnsi="Times New Roman" w:cs="Times New Roman"/>
      <w:sz w:val="24"/>
      <w:szCs w:val="24"/>
    </w:rPr>
  </w:style>
  <w:style w:type="character" w:customStyle="1" w:styleId="TimesNewRomanChar">
    <w:name w:val="TimesNewRoman Char"/>
    <w:basedOn w:val="DefaultParagraphFont"/>
    <w:link w:val="TimesNewRoman"/>
    <w:rsid w:val="007C3450"/>
    <w:rPr>
      <w:rFonts w:ascii="Times New Roman" w:hAnsi="Times New Roman" w:cs="Times New Roman"/>
      <w:sz w:val="24"/>
      <w:szCs w:val="24"/>
    </w:rPr>
  </w:style>
  <w:style w:type="paragraph" w:customStyle="1" w:styleId="IndentTimesNewRoman">
    <w:name w:val="IndentTimesNewRoman"/>
    <w:basedOn w:val="Normal"/>
    <w:link w:val="IndentTimesNewRomanChar"/>
    <w:qFormat/>
    <w:rsid w:val="007C3450"/>
    <w:pPr>
      <w:ind w:firstLine="720"/>
    </w:pPr>
    <w:rPr>
      <w:rFonts w:ascii="Times New Roman" w:hAnsi="Times New Roman" w:cs="Times New Roman"/>
      <w:sz w:val="24"/>
      <w:szCs w:val="24"/>
    </w:rPr>
  </w:style>
  <w:style w:type="character" w:customStyle="1" w:styleId="IndentTimesNewRomanChar">
    <w:name w:val="IndentTimesNewRoman Char"/>
    <w:basedOn w:val="DefaultParagraphFont"/>
    <w:link w:val="IndentTimesNewRoman"/>
    <w:rsid w:val="007C3450"/>
    <w:rPr>
      <w:rFonts w:ascii="Times New Roman" w:hAnsi="Times New Roman" w:cs="Times New Roman"/>
      <w:sz w:val="24"/>
      <w:szCs w:val="24"/>
    </w:rPr>
  </w:style>
  <w:style w:type="paragraph" w:customStyle="1" w:styleId="Italic">
    <w:name w:val="Italic"/>
    <w:basedOn w:val="Normal"/>
    <w:link w:val="ItalicChar"/>
    <w:qFormat/>
    <w:rsid w:val="007C3450"/>
    <w:pPr>
      <w:ind w:firstLine="720"/>
    </w:pPr>
    <w:rPr>
      <w:rFonts w:ascii="Times New Roman" w:hAnsi="Times New Roman" w:cs="Times New Roman"/>
      <w:i/>
      <w:sz w:val="24"/>
      <w:szCs w:val="24"/>
    </w:rPr>
  </w:style>
  <w:style w:type="character" w:customStyle="1" w:styleId="ItalicChar">
    <w:name w:val="Italic Char"/>
    <w:basedOn w:val="DefaultParagraphFont"/>
    <w:link w:val="Italic"/>
    <w:rsid w:val="007C3450"/>
    <w:rPr>
      <w:rFonts w:ascii="Times New Roman" w:hAnsi="Times New Roman" w:cs="Times New Roman"/>
      <w:i/>
      <w:sz w:val="24"/>
      <w:szCs w:val="24"/>
    </w:rPr>
  </w:style>
  <w:style w:type="paragraph" w:customStyle="1" w:styleId="TimeNewRoman">
    <w:name w:val="TimeNewRoman"/>
    <w:basedOn w:val="Italic"/>
    <w:link w:val="TimeNewRomanChar"/>
    <w:rsid w:val="007C3450"/>
    <w:pPr>
      <w:ind w:firstLine="0"/>
    </w:pPr>
    <w:rPr>
      <w:i w:val="0"/>
    </w:rPr>
  </w:style>
  <w:style w:type="character" w:customStyle="1" w:styleId="TimeNewRomanChar">
    <w:name w:val="TimeNewRoman Char"/>
    <w:basedOn w:val="ItalicChar"/>
    <w:link w:val="TimeNewRoman"/>
    <w:rsid w:val="007C3450"/>
    <w:rPr>
      <w:rFonts w:ascii="Times New Roman" w:hAnsi="Times New Roman" w:cs="Times New Roman"/>
      <w:i w:val="0"/>
      <w:sz w:val="24"/>
      <w:szCs w:val="24"/>
    </w:rPr>
  </w:style>
  <w:style w:type="character" w:styleId="CommentReference">
    <w:name w:val="annotation reference"/>
    <w:basedOn w:val="DefaultParagraphFont"/>
    <w:uiPriority w:val="99"/>
    <w:semiHidden/>
    <w:unhideWhenUsed/>
    <w:rsid w:val="007C3450"/>
    <w:rPr>
      <w:sz w:val="16"/>
      <w:szCs w:val="16"/>
    </w:rPr>
  </w:style>
  <w:style w:type="paragraph" w:styleId="CommentText">
    <w:name w:val="annotation text"/>
    <w:basedOn w:val="Normal"/>
    <w:link w:val="CommentTextChar"/>
    <w:uiPriority w:val="99"/>
    <w:semiHidden/>
    <w:unhideWhenUsed/>
    <w:rsid w:val="007C3450"/>
    <w:pPr>
      <w:spacing w:line="240" w:lineRule="auto"/>
    </w:pPr>
    <w:rPr>
      <w:sz w:val="20"/>
      <w:szCs w:val="20"/>
    </w:rPr>
  </w:style>
  <w:style w:type="character" w:customStyle="1" w:styleId="CommentTextChar">
    <w:name w:val="Comment Text Char"/>
    <w:basedOn w:val="DefaultParagraphFont"/>
    <w:link w:val="CommentText"/>
    <w:uiPriority w:val="99"/>
    <w:semiHidden/>
    <w:rsid w:val="007C3450"/>
    <w:rPr>
      <w:sz w:val="20"/>
      <w:szCs w:val="20"/>
    </w:rPr>
  </w:style>
  <w:style w:type="character" w:customStyle="1" w:styleId="CommentSubjectChar">
    <w:name w:val="Comment Subject Char"/>
    <w:basedOn w:val="CommentTextChar"/>
    <w:link w:val="CommentSubject"/>
    <w:uiPriority w:val="99"/>
    <w:semiHidden/>
    <w:rsid w:val="007C3450"/>
    <w:rPr>
      <w:b/>
      <w:bCs/>
      <w:sz w:val="20"/>
      <w:szCs w:val="20"/>
    </w:rPr>
  </w:style>
  <w:style w:type="paragraph" w:styleId="CommentSubject">
    <w:name w:val="annotation subject"/>
    <w:basedOn w:val="CommentText"/>
    <w:next w:val="CommentText"/>
    <w:link w:val="CommentSubjectChar"/>
    <w:uiPriority w:val="99"/>
    <w:semiHidden/>
    <w:unhideWhenUsed/>
    <w:rsid w:val="007C3450"/>
    <w:rPr>
      <w:b/>
      <w:bCs/>
    </w:rPr>
  </w:style>
  <w:style w:type="character" w:customStyle="1" w:styleId="CommentSubjectChar1">
    <w:name w:val="Comment Subject Char1"/>
    <w:basedOn w:val="CommentTextChar"/>
    <w:uiPriority w:val="99"/>
    <w:semiHidden/>
    <w:rsid w:val="007C3450"/>
    <w:rPr>
      <w:b/>
      <w:bCs/>
      <w:sz w:val="20"/>
      <w:szCs w:val="20"/>
    </w:rPr>
  </w:style>
  <w:style w:type="character" w:styleId="Hyperlink">
    <w:name w:val="Hyperlink"/>
    <w:basedOn w:val="DefaultParagraphFont"/>
    <w:uiPriority w:val="99"/>
    <w:unhideWhenUsed/>
    <w:rsid w:val="007C3450"/>
    <w:rPr>
      <w:color w:val="0000FF"/>
      <w:u w:val="single"/>
    </w:rPr>
  </w:style>
  <w:style w:type="paragraph" w:styleId="FootnoteText">
    <w:name w:val="footnote text"/>
    <w:basedOn w:val="Normal"/>
    <w:link w:val="FootnoteTextChar"/>
    <w:uiPriority w:val="99"/>
    <w:semiHidden/>
    <w:unhideWhenUsed/>
    <w:rsid w:val="007C34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3450"/>
    <w:rPr>
      <w:sz w:val="20"/>
      <w:szCs w:val="20"/>
    </w:rPr>
  </w:style>
  <w:style w:type="character" w:styleId="FootnoteReference">
    <w:name w:val="footnote reference"/>
    <w:basedOn w:val="DefaultParagraphFont"/>
    <w:uiPriority w:val="99"/>
    <w:semiHidden/>
    <w:unhideWhenUsed/>
    <w:rsid w:val="007C3450"/>
    <w:rPr>
      <w:vertAlign w:val="superscript"/>
    </w:rPr>
  </w:style>
  <w:style w:type="character" w:styleId="PlaceholderText">
    <w:name w:val="Placeholder Text"/>
    <w:basedOn w:val="DefaultParagraphFont"/>
    <w:uiPriority w:val="99"/>
    <w:semiHidden/>
    <w:rsid w:val="007C3450"/>
    <w:rPr>
      <w:color w:val="808080"/>
    </w:rPr>
  </w:style>
  <w:style w:type="paragraph" w:customStyle="1" w:styleId="xmsonormal">
    <w:name w:val="x_msonormal"/>
    <w:basedOn w:val="Normal"/>
    <w:uiPriority w:val="99"/>
    <w:semiHidden/>
    <w:rsid w:val="007C3450"/>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obilitydata.org/l/225-eugene-or-us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42EB5-01F8-4545-8F88-BB0A87B5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24</Pages>
  <Words>24580</Words>
  <Characters>140110</Characters>
  <Application>Microsoft Office Word</Application>
  <DocSecurity>0</DocSecurity>
  <Lines>1167</Lines>
  <Paragraphs>328</Paragraphs>
  <ScaleCrop>false</ScaleCrop>
  <Company/>
  <LinksUpToDate>false</LinksUpToDate>
  <CharactersWithSpaces>164362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14</cp:revision>
  <dcterms:created xsi:type="dcterms:W3CDTF">2020-07-03T19:24:00Z</dcterms:created>
  <dcterms:modified xsi:type="dcterms:W3CDTF">2020-09-17T18:08:00Z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3b186a07-aa63-3769-a1e1-a7e633f6fcd2</vt:lpwstr>
  </property>
  <property fmtid="{D5CDD505-2E9C-101B-9397-08002B2CF9AE}" pid="24" name="Mendeley Citation Style_1">
    <vt:lpwstr>http://www.zotero.org/styles/american-political-science-association</vt:lpwstr>
  </property>
</Properties>
</file>